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E555" w14:textId="23AA30B7" w:rsidR="006E0850" w:rsidRDefault="00000000" w:rsidP="001961DF">
      <w:pPr>
        <w:spacing w:after="16"/>
        <w:jc w:val="both"/>
      </w:pPr>
      <w:r>
        <w:rPr>
          <w:b/>
          <w:bCs/>
          <w:color w:val="1F3864"/>
          <w:sz w:val="26"/>
          <w:szCs w:val="26"/>
        </w:rPr>
        <w:t>[INDEPENDENT EXPERT NAME], [Credentials]</w:t>
      </w:r>
    </w:p>
    <w:p w14:paraId="5ABFD80D" w14:textId="531B9234" w:rsidR="006E0850" w:rsidRDefault="00000000" w:rsidP="001961DF">
      <w:pPr>
        <w:spacing w:after="14"/>
        <w:jc w:val="both"/>
      </w:pPr>
      <w:r>
        <w:rPr>
          <w:color w:val="2C3E50"/>
        </w:rPr>
        <w:t>[Title / Academic Position]</w:t>
      </w:r>
    </w:p>
    <w:p w14:paraId="0CD05367" w14:textId="63C4B7CB" w:rsidR="006E0850" w:rsidRDefault="00000000" w:rsidP="001961DF">
      <w:pPr>
        <w:spacing w:after="14"/>
        <w:jc w:val="both"/>
      </w:pPr>
      <w:r>
        <w:rPr>
          <w:color w:val="626567"/>
          <w:sz w:val="20"/>
          <w:szCs w:val="20"/>
        </w:rPr>
        <w:t>[Department / School Name]</w:t>
      </w:r>
    </w:p>
    <w:p w14:paraId="2F1C4061" w14:textId="0CCBDDF6" w:rsidR="006E0850" w:rsidRDefault="00000000" w:rsidP="001961DF">
      <w:pPr>
        <w:spacing w:after="14"/>
        <w:jc w:val="both"/>
      </w:pPr>
      <w:r>
        <w:rPr>
          <w:color w:val="626567"/>
          <w:sz w:val="20"/>
          <w:szCs w:val="20"/>
        </w:rPr>
        <w:t>[University Name, City, State Zip]</w:t>
      </w:r>
    </w:p>
    <w:p w14:paraId="69DE9849" w14:textId="040ED979" w:rsidR="006E0850" w:rsidRDefault="00000000" w:rsidP="001961DF">
      <w:pPr>
        <w:spacing w:after="14"/>
        <w:jc w:val="both"/>
      </w:pPr>
      <w:r>
        <w:rPr>
          <w:i/>
          <w:iCs/>
          <w:color w:val="626567"/>
          <w:sz w:val="19"/>
          <w:szCs w:val="19"/>
        </w:rPr>
        <w:t>[Professional Certifications — to be completed by expert]</w:t>
      </w:r>
    </w:p>
    <w:p w14:paraId="1B851A90" w14:textId="48B9A5C9" w:rsidR="006E0850" w:rsidRDefault="00000000" w:rsidP="001961DF">
      <w:pPr>
        <w:spacing w:after="14"/>
        <w:jc w:val="both"/>
      </w:pPr>
      <w:r>
        <w:rPr>
          <w:i/>
          <w:iCs/>
          <w:color w:val="626567"/>
          <w:sz w:val="19"/>
          <w:szCs w:val="19"/>
        </w:rPr>
        <w:t>[Former Professional Roles — to be completed by expert]</w:t>
      </w:r>
    </w:p>
    <w:p w14:paraId="5C58CB52" w14:textId="1519FE04" w:rsidR="006E0850" w:rsidRDefault="00000000" w:rsidP="001961DF">
      <w:pPr>
        <w:spacing w:after="50"/>
        <w:jc w:val="both"/>
      </w:pPr>
      <w:r>
        <w:rPr>
          <w:color w:val="626567"/>
          <w:sz w:val="19"/>
          <w:szCs w:val="19"/>
        </w:rPr>
        <w:t>Email: [</w:t>
      </w:r>
      <w:proofErr w:type="gramStart"/>
      <w:r>
        <w:rPr>
          <w:color w:val="626567"/>
          <w:sz w:val="19"/>
          <w:szCs w:val="19"/>
        </w:rPr>
        <w:t>expert.email@institution.edu]  ·</w:t>
      </w:r>
      <w:proofErr w:type="gramEnd"/>
      <w:r>
        <w:rPr>
          <w:color w:val="626567"/>
          <w:sz w:val="19"/>
          <w:szCs w:val="19"/>
        </w:rPr>
        <w:t xml:space="preserve">  Phone: [XXX-XXX-</w:t>
      </w:r>
      <w:proofErr w:type="gramStart"/>
      <w:r>
        <w:rPr>
          <w:color w:val="626567"/>
          <w:sz w:val="19"/>
          <w:szCs w:val="19"/>
        </w:rPr>
        <w:t>XXXX]  ·</w:t>
      </w:r>
      <w:proofErr w:type="gramEnd"/>
      <w:r>
        <w:rPr>
          <w:color w:val="626567"/>
          <w:sz w:val="19"/>
          <w:szCs w:val="19"/>
        </w:rPr>
        <w:t xml:space="preserve">  ORCID: [0000-0000-XXXX-XXXX]</w:t>
      </w:r>
    </w:p>
    <w:p w14:paraId="557CEDCB" w14:textId="77777777" w:rsidR="006E0850" w:rsidRDefault="006E0850" w:rsidP="001961DF">
      <w:pPr>
        <w:pBdr>
          <w:bottom w:val="single" w:sz="4" w:space="0" w:color="AAAAAA"/>
        </w:pBdr>
        <w:spacing w:before="80" w:after="80"/>
        <w:jc w:val="both"/>
      </w:pPr>
    </w:p>
    <w:p w14:paraId="34BB58E4" w14:textId="77777777" w:rsidR="006E0850" w:rsidRDefault="00000000" w:rsidP="001961DF">
      <w:pPr>
        <w:spacing w:before="50" w:after="14"/>
        <w:jc w:val="both"/>
      </w:pPr>
      <w:r>
        <w:t>April 6, 2026</w:t>
      </w:r>
    </w:p>
    <w:p w14:paraId="124DFBFF" w14:textId="77777777" w:rsidR="006E0850" w:rsidRDefault="006E0850" w:rsidP="001961DF">
      <w:pPr>
        <w:spacing w:before="8" w:after="8"/>
        <w:jc w:val="both"/>
      </w:pPr>
    </w:p>
    <w:p w14:paraId="54C91EF5" w14:textId="77777777" w:rsidR="006E0850" w:rsidRDefault="00000000" w:rsidP="001961DF">
      <w:pPr>
        <w:spacing w:after="8"/>
        <w:jc w:val="both"/>
      </w:pPr>
      <w:r>
        <w:rPr>
          <w:b/>
          <w:bCs/>
        </w:rPr>
        <w:t>U.S. Citizenship and Immigration Services</w:t>
      </w:r>
    </w:p>
    <w:p w14:paraId="42B5751F" w14:textId="77777777" w:rsidR="006E0850" w:rsidRDefault="00000000" w:rsidP="001961DF">
      <w:pPr>
        <w:spacing w:after="8"/>
        <w:jc w:val="both"/>
      </w:pPr>
      <w:r>
        <w:t>Attn: I-140 Adjudication Unit, EB-2 National Interest Waiver</w:t>
      </w:r>
    </w:p>
    <w:p w14:paraId="465AF11D" w14:textId="77777777" w:rsidR="006E0850" w:rsidRDefault="00000000" w:rsidP="001961DF">
      <w:pPr>
        <w:spacing w:after="8"/>
        <w:jc w:val="both"/>
      </w:pPr>
      <w:r>
        <w:t>P.O. Box 88774 · Chicago, IL 60680-1774</w:t>
      </w:r>
    </w:p>
    <w:p w14:paraId="29E0D0FC" w14:textId="77777777" w:rsidR="006E0850" w:rsidRDefault="006E0850" w:rsidP="001961DF">
      <w:pPr>
        <w:spacing w:before="12" w:after="12"/>
        <w:jc w:val="both"/>
      </w:pPr>
    </w:p>
    <w:p w14:paraId="30BE1928" w14:textId="77777777" w:rsidR="006E0850" w:rsidRDefault="00000000" w:rsidP="001961DF">
      <w:pPr>
        <w:spacing w:after="8"/>
        <w:jc w:val="both"/>
      </w:pPr>
      <w:r>
        <w:rPr>
          <w:b/>
          <w:bCs/>
          <w:sz w:val="22"/>
          <w:szCs w:val="22"/>
        </w:rPr>
        <w:t>Re: Independent Expert Opinion Letter in Support of EB-2 National Interest Waiver Petition</w:t>
      </w:r>
    </w:p>
    <w:p w14:paraId="07D7E38F" w14:textId="77777777" w:rsidR="006E0850" w:rsidRDefault="00000000" w:rsidP="001961DF">
      <w:pPr>
        <w:spacing w:after="8"/>
        <w:jc w:val="both"/>
      </w:pPr>
      <w:r>
        <w:rPr>
          <w:b/>
          <w:bCs/>
          <w:color w:val="1F3864"/>
          <w:sz w:val="22"/>
          <w:szCs w:val="22"/>
        </w:rPr>
        <w:t>Petitioner: Muhammad Bilal, FCA | FCCA | CFA</w:t>
      </w:r>
    </w:p>
    <w:p w14:paraId="00419821" w14:textId="77777777" w:rsidR="006E0850" w:rsidRDefault="00000000" w:rsidP="001961DF">
      <w:pPr>
        <w:spacing w:after="8"/>
        <w:jc w:val="both"/>
      </w:pPr>
      <w:r>
        <w:t>Petition: I-140, EB-2 Immigrant Petition for National Interest Waiver</w:t>
      </w:r>
    </w:p>
    <w:p w14:paraId="6F75DFC9" w14:textId="77777777" w:rsidR="006E0850" w:rsidRDefault="00000000" w:rsidP="001961DF">
      <w:pPr>
        <w:spacing w:after="8"/>
        <w:jc w:val="both"/>
      </w:pPr>
      <w:r>
        <w:t xml:space="preserve">Legal Standard: </w:t>
      </w:r>
      <w:r>
        <w:rPr>
          <w:i/>
          <w:iCs/>
        </w:rPr>
        <w:t xml:space="preserve">Matter of </w:t>
      </w:r>
      <w:proofErr w:type="spellStart"/>
      <w:r>
        <w:rPr>
          <w:i/>
          <w:iCs/>
        </w:rPr>
        <w:t>Dhanasar</w:t>
      </w:r>
      <w:proofErr w:type="spellEnd"/>
      <w:r>
        <w:t>, 26 I&amp;N Dec. 884 (AAO 2016)</w:t>
      </w:r>
    </w:p>
    <w:p w14:paraId="18170BE6" w14:textId="77777777" w:rsidR="006E0850" w:rsidRDefault="00000000" w:rsidP="001961DF">
      <w:pPr>
        <w:spacing w:after="8"/>
        <w:jc w:val="both"/>
      </w:pPr>
      <w:r>
        <w:rPr>
          <w:i/>
          <w:iCs/>
        </w:rPr>
        <w:t>Subject: Independent Technical and Regulatory Evaluation — Five-Tool Federal Grant Governance Ecosystem</w:t>
      </w:r>
    </w:p>
    <w:p w14:paraId="47302B61" w14:textId="77777777" w:rsidR="006E0850" w:rsidRDefault="006E0850" w:rsidP="001961DF">
      <w:pPr>
        <w:spacing w:before="16" w:after="16"/>
        <w:jc w:val="both"/>
      </w:pPr>
    </w:p>
    <w:p w14:paraId="1DFD0441" w14:textId="77777777" w:rsidR="006E0850" w:rsidRDefault="00000000" w:rsidP="001961DF">
      <w:pPr>
        <w:spacing w:after="16"/>
        <w:jc w:val="both"/>
      </w:pPr>
      <w:r>
        <w:t>Dear USCIS Adjudicating Officer:</w:t>
      </w:r>
    </w:p>
    <w:p w14:paraId="0E98E731" w14:textId="77777777"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I.  Expert Identity, Independence, and Materials Reviewed</w:t>
      </w:r>
    </w:p>
    <w:p w14:paraId="1AE9F169" w14:textId="77777777" w:rsidR="006E0850" w:rsidRDefault="00000000" w:rsidP="001961DF">
      <w:pPr>
        <w:pStyle w:val="Heading2"/>
        <w:spacing w:before="260" w:after="100"/>
        <w:jc w:val="both"/>
      </w:pPr>
      <w:r>
        <w:rPr>
          <w:b/>
          <w:bCs/>
          <w:color w:val="1B4F8A"/>
          <w:sz w:val="23"/>
          <w:szCs w:val="23"/>
        </w:rPr>
        <w:t>A.  Reviewer Credentials and Relevance</w:t>
      </w:r>
    </w:p>
    <w:p w14:paraId="1BDEFBE0" w14:textId="2FF5DB33" w:rsidR="006E0850" w:rsidRDefault="00000000" w:rsidP="001961DF">
      <w:pPr>
        <w:spacing w:before="60" w:after="120"/>
        <w:jc w:val="both"/>
      </w:pPr>
      <w:r>
        <w:t>I am [title and position — to be completed by the independent expert]. I hold [relevant credentials and certifications]. My [academic/professional] expertise encompasses the implementation of OMB Uniform Guidance in state and local governments, the design of internal control systems for federal grant recipients, and the application of financial technology to public sector compliance challenges.</w:t>
      </w:r>
    </w:p>
    <w:p w14:paraId="547172BA" w14:textId="08160D92" w:rsidR="006E0850" w:rsidRDefault="00000000" w:rsidP="001961DF">
      <w:pPr>
        <w:spacing w:before="60" w:after="120"/>
        <w:jc w:val="both"/>
      </w:pPr>
      <w:r>
        <w:t>[Prior government service, advisory roles, and consulting engagements — to be completed by the independent expert.] This professional background places me in a position to evaluate — from both the regulatory drafting and implementation perspectives — whether the frameworks developed by Mr. Bilal correctly map to and effectively serve the requirements of OMB 2 CFR Part 200.</w:t>
      </w:r>
    </w:p>
    <w:p w14:paraId="1F4B25CF" w14:textId="77777777" w:rsidR="006E0850" w:rsidRDefault="006E0850" w:rsidP="001961DF">
      <w:pPr>
        <w:spacing w:before="8" w:after="8"/>
        <w:jc w:val="both"/>
      </w:pPr>
    </w:p>
    <w:p w14:paraId="20F640AE" w14:textId="77777777" w:rsidR="006E0850" w:rsidRDefault="00000000" w:rsidP="001961DF">
      <w:pPr>
        <w:pStyle w:val="Heading2"/>
        <w:spacing w:before="260" w:after="100"/>
        <w:jc w:val="both"/>
      </w:pPr>
      <w:r>
        <w:rPr>
          <w:b/>
          <w:bCs/>
          <w:color w:val="1B4F8A"/>
          <w:sz w:val="23"/>
          <w:szCs w:val="23"/>
        </w:rPr>
        <w:t>B.  Independence Statement</w:t>
      </w:r>
    </w:p>
    <w:p w14:paraId="221C1BD2" w14:textId="6D778847" w:rsidR="006E0850" w:rsidRDefault="00000000" w:rsidP="001961DF">
      <w:pPr>
        <w:spacing w:before="60" w:after="120"/>
        <w:jc w:val="both"/>
      </w:pPr>
      <w:r>
        <w:t>I have no professional, financial, or personal relationship with the petitioner, Mr. Muhammad Bilal, or with any legal representative involved in this matter. I was retained to conduct an independent, evidence-based evaluation of the five tools described in the petition materials provided to me. I have been instructed to render my honest professional assessment regardless of the outcome for the petitioner. I received a flat reviewing fee for my time regardless of conclusions, with no contingency tied to the petition’s outcome. All opinions expressed in this letter are my own, based on my professional judgment as a public finance academic with regulatory implementation experience.</w:t>
      </w:r>
    </w:p>
    <w:p w14:paraId="2B63FB24" w14:textId="2D0B7280" w:rsidR="006C579C" w:rsidRDefault="006C579C" w:rsidP="001961DF">
      <w:pPr>
        <w:jc w:val="both"/>
      </w:pPr>
      <w:r>
        <w:br w:type="page"/>
      </w:r>
    </w:p>
    <w:p w14:paraId="35A6623B" w14:textId="77777777" w:rsidR="006E0850" w:rsidRDefault="00000000" w:rsidP="001961DF">
      <w:pPr>
        <w:pStyle w:val="Heading2"/>
        <w:spacing w:before="260" w:after="100"/>
        <w:jc w:val="both"/>
      </w:pPr>
      <w:r>
        <w:rPr>
          <w:b/>
          <w:bCs/>
          <w:color w:val="1B4F8A"/>
          <w:sz w:val="23"/>
          <w:szCs w:val="23"/>
        </w:rPr>
        <w:lastRenderedPageBreak/>
        <w:t>C.  Materials Reviewed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E0850" w14:paraId="027D1990" w14:textId="77777777">
        <w:tc>
          <w:tcPr>
            <w:tcW w:w="2800" w:type="dxa"/>
            <w:tcBorders>
              <w:top w:val="single" w:sz="4" w:space="0" w:color="DEE2E6"/>
              <w:left w:val="single" w:sz="4" w:space="0" w:color="DEE2E6"/>
              <w:bottom w:val="single" w:sz="4" w:space="0" w:color="DEE2E6"/>
              <w:right w:val="single" w:sz="4" w:space="0" w:color="DEE2E6"/>
            </w:tcBorders>
            <w:shd w:val="clear" w:color="auto" w:fill="1F3864"/>
            <w:tcMar>
              <w:top w:w="80" w:type="dxa"/>
              <w:left w:w="120" w:type="dxa"/>
              <w:bottom w:w="80" w:type="dxa"/>
              <w:right w:w="120" w:type="dxa"/>
            </w:tcMar>
          </w:tcPr>
          <w:p w14:paraId="4B133638" w14:textId="77777777" w:rsidR="006E0850" w:rsidRDefault="00000000" w:rsidP="001961DF">
            <w:pPr>
              <w:spacing w:before="60" w:after="120"/>
              <w:jc w:val="both"/>
            </w:pPr>
            <w:r>
              <w:rPr>
                <w:b/>
                <w:bCs/>
                <w:color w:val="FFFFFF"/>
                <w:sz w:val="20"/>
                <w:szCs w:val="20"/>
              </w:rPr>
              <w:t>Material Reviewed</w:t>
            </w:r>
          </w:p>
        </w:tc>
        <w:tc>
          <w:tcPr>
            <w:tcW w:w="6560" w:type="dxa"/>
            <w:tcBorders>
              <w:top w:val="single" w:sz="4" w:space="0" w:color="DEE2E6"/>
              <w:left w:val="single" w:sz="4" w:space="0" w:color="DEE2E6"/>
              <w:bottom w:val="single" w:sz="4" w:space="0" w:color="DEE2E6"/>
              <w:right w:val="single" w:sz="4" w:space="0" w:color="DEE2E6"/>
            </w:tcBorders>
            <w:shd w:val="clear" w:color="auto" w:fill="1F3864"/>
            <w:tcMar>
              <w:top w:w="80" w:type="dxa"/>
              <w:left w:w="120" w:type="dxa"/>
              <w:bottom w:w="80" w:type="dxa"/>
              <w:right w:w="120" w:type="dxa"/>
            </w:tcMar>
          </w:tcPr>
          <w:p w14:paraId="3B13D271" w14:textId="77777777" w:rsidR="006E0850" w:rsidRDefault="00000000" w:rsidP="001961DF">
            <w:pPr>
              <w:spacing w:before="60" w:after="120"/>
              <w:jc w:val="both"/>
            </w:pPr>
            <w:r>
              <w:rPr>
                <w:b/>
                <w:bCs/>
                <w:color w:val="FFFFFF"/>
                <w:sz w:val="20"/>
                <w:szCs w:val="20"/>
              </w:rPr>
              <w:t>Description</w:t>
            </w:r>
          </w:p>
        </w:tc>
      </w:tr>
      <w:tr w:rsidR="006E0850" w14:paraId="4892280C" w14:textId="77777777">
        <w:tc>
          <w:tcPr>
            <w:tcW w:w="280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7AE7CEF9" w14:textId="7CB7E10B" w:rsidR="006E0850" w:rsidRDefault="00000000" w:rsidP="001961DF">
            <w:pPr>
              <w:spacing w:before="60" w:after="120"/>
              <w:jc w:val="both"/>
            </w:pPr>
            <w:r>
              <w:rPr>
                <w:b/>
                <w:bCs/>
                <w:color w:val="1B4F8A"/>
                <w:sz w:val="20"/>
                <w:szCs w:val="20"/>
              </w:rPr>
              <w:t xml:space="preserve">Exhibit </w:t>
            </w:r>
            <w:r w:rsidR="0000530B">
              <w:rPr>
                <w:b/>
                <w:bCs/>
                <w:color w:val="1B4F8A"/>
                <w:sz w:val="20"/>
                <w:szCs w:val="20"/>
              </w:rPr>
              <w:t>12.1</w:t>
            </w:r>
          </w:p>
        </w:tc>
        <w:tc>
          <w:tcPr>
            <w:tcW w:w="656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29FC2131" w14:textId="77777777" w:rsidR="006E0850" w:rsidRDefault="00000000" w:rsidP="001961DF">
            <w:pPr>
              <w:spacing w:before="60" w:after="120"/>
              <w:jc w:val="both"/>
            </w:pPr>
            <w:r>
              <w:rPr>
                <w:color w:val="2C3E50"/>
                <w:sz w:val="20"/>
                <w:szCs w:val="20"/>
              </w:rPr>
              <w:t>Internal Control Matrix (ICM) / Compliance Dashboard — 130+ controls</w:t>
            </w:r>
          </w:p>
        </w:tc>
      </w:tr>
      <w:tr w:rsidR="006E0850" w14:paraId="7468B2F5" w14:textId="77777777">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2A1726A2" w14:textId="5D837C0C" w:rsidR="006E0850" w:rsidRDefault="00000000" w:rsidP="001961DF">
            <w:pPr>
              <w:spacing w:before="60" w:after="120"/>
              <w:jc w:val="both"/>
            </w:pPr>
            <w:r>
              <w:rPr>
                <w:b/>
                <w:bCs/>
                <w:color w:val="1B4F8A"/>
                <w:sz w:val="20"/>
                <w:szCs w:val="20"/>
              </w:rPr>
              <w:t xml:space="preserve">Exhibit </w:t>
            </w:r>
            <w:r w:rsidR="0000530B">
              <w:rPr>
                <w:b/>
                <w:bCs/>
                <w:color w:val="1B4F8A"/>
                <w:sz w:val="20"/>
                <w:szCs w:val="20"/>
              </w:rPr>
              <w:t>12.2</w:t>
            </w:r>
          </w:p>
        </w:tc>
        <w:tc>
          <w:tcPr>
            <w:tcW w:w="65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5531D943" w14:textId="77777777" w:rsidR="006E0850" w:rsidRDefault="00000000" w:rsidP="001961DF">
            <w:pPr>
              <w:spacing w:before="60" w:after="120"/>
              <w:jc w:val="both"/>
            </w:pPr>
            <w:r>
              <w:rPr>
                <w:color w:val="2C3E50"/>
                <w:sz w:val="20"/>
                <w:szCs w:val="20"/>
              </w:rPr>
              <w:t>ERP Implementation Framework — 5-phase methodology, 87-item checklist, 210 UAT scripts, 8-role training</w:t>
            </w:r>
          </w:p>
        </w:tc>
      </w:tr>
      <w:tr w:rsidR="006E0850" w14:paraId="2413A89E" w14:textId="77777777">
        <w:tc>
          <w:tcPr>
            <w:tcW w:w="280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6FA6561D" w14:textId="256BC801" w:rsidR="006E0850" w:rsidRDefault="00000000" w:rsidP="001961DF">
            <w:pPr>
              <w:spacing w:before="60" w:after="120"/>
              <w:jc w:val="both"/>
            </w:pPr>
            <w:r>
              <w:rPr>
                <w:b/>
                <w:bCs/>
                <w:color w:val="1B4F8A"/>
                <w:sz w:val="20"/>
                <w:szCs w:val="20"/>
              </w:rPr>
              <w:t xml:space="preserve">Exhibit </w:t>
            </w:r>
            <w:r w:rsidR="0000530B">
              <w:rPr>
                <w:b/>
                <w:bCs/>
                <w:color w:val="1B4F8A"/>
                <w:sz w:val="20"/>
                <w:szCs w:val="20"/>
              </w:rPr>
              <w:t>12.3</w:t>
            </w:r>
          </w:p>
        </w:tc>
        <w:tc>
          <w:tcPr>
            <w:tcW w:w="656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5B429324" w14:textId="77777777" w:rsidR="006E0850" w:rsidRDefault="00000000" w:rsidP="001961DF">
            <w:pPr>
              <w:spacing w:before="60" w:after="120"/>
              <w:jc w:val="both"/>
            </w:pPr>
            <w:r>
              <w:rPr>
                <w:color w:val="2C3E50"/>
                <w:sz w:val="20"/>
                <w:szCs w:val="20"/>
              </w:rPr>
              <w:t>Audit Readiness Framework for OMB 2024 Uniform Guidance — 693 requirements, 13 domains</w:t>
            </w:r>
          </w:p>
        </w:tc>
      </w:tr>
      <w:tr w:rsidR="006E0850" w14:paraId="1F9B587E" w14:textId="77777777">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21387564" w14:textId="44C04FD6" w:rsidR="006E0850" w:rsidRDefault="00000000" w:rsidP="001961DF">
            <w:pPr>
              <w:spacing w:before="60" w:after="120"/>
              <w:jc w:val="both"/>
            </w:pPr>
            <w:r>
              <w:rPr>
                <w:b/>
                <w:bCs/>
                <w:color w:val="1B4F8A"/>
                <w:sz w:val="20"/>
                <w:szCs w:val="20"/>
              </w:rPr>
              <w:t xml:space="preserve">Exhibit </w:t>
            </w:r>
            <w:r w:rsidR="0000530B">
              <w:rPr>
                <w:b/>
                <w:bCs/>
                <w:color w:val="1B4F8A"/>
                <w:sz w:val="20"/>
                <w:szCs w:val="20"/>
              </w:rPr>
              <w:t>12.4</w:t>
            </w:r>
          </w:p>
        </w:tc>
        <w:tc>
          <w:tcPr>
            <w:tcW w:w="65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0DFC3574" w14:textId="77777777" w:rsidR="006E0850" w:rsidRDefault="00000000" w:rsidP="001961DF">
            <w:pPr>
              <w:spacing w:before="60" w:after="120"/>
              <w:jc w:val="both"/>
            </w:pPr>
            <w:del w:id="200" w:author="NIW Review Tracker" w:date="2026-06-15T00:00:00Z">
              <w:r>
                <w:rPr>
                  <w:color w:val="2C3E50"/>
                  <w:sz w:val="20"/>
                  <w:szCs w:val="20"/>
                </w:rPr>
                <w:delText>AI-Enabled Grant Fraud Detection System — algorithms, architecture, datasets</w:delText>
              </w:r>
            </w:del>
            <w:ins w:id="201" w:author="NIW Review Tracker" w:date="2026-06-15T00:00:00Z">
              <w:r>
                <w:rPr>
                  <w:color w:val="2C3E50"/>
                  <w:sz w:val="20"/>
                  <w:szCs w:val="20"/>
                </w:rPr>
                <w:t>FraudGuard™ v4.1 — algorithms, architecture, datasets</w:t>
              </w:r>
            </w:ins>
          </w:p>
        </w:tc>
      </w:tr>
      <w:tr w:rsidR="006E0850" w14:paraId="657BA189" w14:textId="77777777">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06749FEB" w14:textId="154E4E99" w:rsidR="006E0850" w:rsidRDefault="00000000" w:rsidP="001961DF">
            <w:pPr>
              <w:spacing w:before="60" w:after="120"/>
              <w:jc w:val="both"/>
            </w:pPr>
            <w:r>
              <w:rPr>
                <w:b/>
                <w:bCs/>
                <w:color w:val="1B4F8A"/>
                <w:sz w:val="20"/>
                <w:szCs w:val="20"/>
              </w:rPr>
              <w:t xml:space="preserve">Exhibit </w:t>
            </w:r>
            <w:r w:rsidR="0000530B">
              <w:rPr>
                <w:b/>
                <w:bCs/>
                <w:color w:val="1B4F8A"/>
                <w:sz w:val="20"/>
                <w:szCs w:val="20"/>
              </w:rPr>
              <w:t>12.5</w:t>
            </w:r>
          </w:p>
        </w:tc>
        <w:tc>
          <w:tcPr>
            <w:tcW w:w="65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4327B5F0" w14:textId="77777777" w:rsidR="006E0850" w:rsidRDefault="00000000" w:rsidP="001961DF">
            <w:pPr>
              <w:spacing w:before="60" w:after="120"/>
              <w:jc w:val="both"/>
            </w:pPr>
            <w:r>
              <w:rPr>
                <w:color w:val="2C3E50"/>
                <w:sz w:val="20"/>
                <w:szCs w:val="20"/>
              </w:rPr>
              <w:t>Grant Management Application — 5-layer architecture, TRL assessment, deployment roadmap</w:t>
            </w:r>
          </w:p>
        </w:tc>
      </w:tr>
      <w:tr w:rsidR="006E0850" w14:paraId="362667B6" w14:textId="77777777">
        <w:tc>
          <w:tcPr>
            <w:tcW w:w="280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52F0ED72" w14:textId="5DD5D15C" w:rsidR="006E0850" w:rsidRDefault="00000000" w:rsidP="001961DF">
            <w:pPr>
              <w:spacing w:before="60" w:after="120"/>
              <w:jc w:val="both"/>
            </w:pPr>
            <w:r>
              <w:rPr>
                <w:b/>
                <w:bCs/>
                <w:color w:val="1B4F8A"/>
                <w:sz w:val="20"/>
                <w:szCs w:val="20"/>
              </w:rPr>
              <w:t xml:space="preserve">Cover Letter </w:t>
            </w:r>
          </w:p>
        </w:tc>
        <w:tc>
          <w:tcPr>
            <w:tcW w:w="656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7FD1FEBC" w14:textId="77777777" w:rsidR="006E0850" w:rsidRDefault="00000000" w:rsidP="001961DF">
            <w:pPr>
              <w:spacing w:before="60" w:after="120"/>
              <w:jc w:val="both"/>
            </w:pPr>
            <w:r>
              <w:rPr>
                <w:color w:val="2C3E50"/>
                <w:sz w:val="20"/>
                <w:szCs w:val="20"/>
              </w:rPr>
              <w:t xml:space="preserve">Petition narrative; </w:t>
            </w:r>
            <w:proofErr w:type="spellStart"/>
            <w:r>
              <w:rPr>
                <w:color w:val="2C3E50"/>
                <w:sz w:val="20"/>
                <w:szCs w:val="20"/>
              </w:rPr>
              <w:t>Dhanasar</w:t>
            </w:r>
            <w:proofErr w:type="spellEnd"/>
            <w:r>
              <w:rPr>
                <w:color w:val="2C3E50"/>
                <w:sz w:val="20"/>
                <w:szCs w:val="20"/>
              </w:rPr>
              <w:t xml:space="preserve"> three-prong argumentation</w:t>
            </w:r>
          </w:p>
        </w:tc>
      </w:tr>
      <w:tr w:rsidR="006E0850" w14:paraId="613AC4F1" w14:textId="77777777">
        <w:tc>
          <w:tcPr>
            <w:tcW w:w="280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7A657CDE" w14:textId="77777777" w:rsidR="006E0850" w:rsidRDefault="00000000" w:rsidP="001961DF">
            <w:pPr>
              <w:spacing w:before="60" w:after="120"/>
              <w:jc w:val="both"/>
            </w:pPr>
            <w:r>
              <w:rPr>
                <w:b/>
                <w:bCs/>
                <w:color w:val="1B4F8A"/>
                <w:sz w:val="20"/>
                <w:szCs w:val="20"/>
              </w:rPr>
              <w:t>Letters of Recommendation</w:t>
            </w:r>
          </w:p>
        </w:tc>
        <w:tc>
          <w:tcPr>
            <w:tcW w:w="65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6A019F37" w14:textId="77777777" w:rsidR="004F0FDA" w:rsidRPr="004F0FDA" w:rsidRDefault="00000000" w:rsidP="004F0FDA">
            <w:pPr>
              <w:pStyle w:val="ListParagraph"/>
              <w:numPr>
                <w:ilvl w:val="0"/>
                <w:numId w:val="3"/>
              </w:numPr>
              <w:spacing w:before="60" w:after="120"/>
              <w:jc w:val="both"/>
            </w:pPr>
            <w:r w:rsidRPr="004F0FDA">
              <w:rPr>
                <w:color w:val="2C3E50"/>
                <w:sz w:val="20"/>
                <w:szCs w:val="20"/>
              </w:rPr>
              <w:t xml:space="preserve">CEO Cyril Piaia, </w:t>
            </w:r>
          </w:p>
          <w:p w14:paraId="245DFFA4" w14:textId="77777777" w:rsidR="004F0FDA" w:rsidRPr="004F0FDA" w:rsidRDefault="00000000" w:rsidP="004F0FDA">
            <w:pPr>
              <w:pStyle w:val="ListParagraph"/>
              <w:numPr>
                <w:ilvl w:val="0"/>
                <w:numId w:val="3"/>
              </w:numPr>
              <w:spacing w:before="60" w:after="120"/>
              <w:jc w:val="both"/>
            </w:pPr>
            <w:r w:rsidRPr="004F0FDA">
              <w:rPr>
                <w:color w:val="2C3E50"/>
                <w:sz w:val="20"/>
                <w:szCs w:val="20"/>
              </w:rPr>
              <w:t xml:space="preserve">CSO Masood Razaq, </w:t>
            </w:r>
          </w:p>
          <w:p w14:paraId="36DD2E1C" w14:textId="77777777" w:rsidR="004F0FDA" w:rsidRPr="004F0FDA" w:rsidRDefault="00000000" w:rsidP="004F0FDA">
            <w:pPr>
              <w:pStyle w:val="ListParagraph"/>
              <w:numPr>
                <w:ilvl w:val="0"/>
                <w:numId w:val="3"/>
              </w:numPr>
              <w:spacing w:before="60" w:after="120"/>
              <w:jc w:val="both"/>
            </w:pPr>
            <w:r w:rsidRPr="004F0FDA">
              <w:rPr>
                <w:color w:val="2C3E50"/>
                <w:sz w:val="20"/>
                <w:szCs w:val="20"/>
              </w:rPr>
              <w:t xml:space="preserve">Head of Internal Audit Fadi Jamal, </w:t>
            </w:r>
          </w:p>
          <w:p w14:paraId="25F0FDEE" w14:textId="77777777" w:rsidR="004F0FDA" w:rsidRPr="004F0FDA" w:rsidRDefault="00000000" w:rsidP="004F0FDA">
            <w:pPr>
              <w:pStyle w:val="ListParagraph"/>
              <w:numPr>
                <w:ilvl w:val="0"/>
                <w:numId w:val="3"/>
              </w:numPr>
              <w:spacing w:before="60" w:after="120"/>
              <w:jc w:val="both"/>
            </w:pPr>
            <w:r w:rsidRPr="004F0FDA">
              <w:rPr>
                <w:color w:val="2C3E50"/>
                <w:sz w:val="20"/>
                <w:szCs w:val="20"/>
              </w:rPr>
              <w:t xml:space="preserve">COO Aqib Elahi Mehboob, </w:t>
            </w:r>
          </w:p>
          <w:p w14:paraId="227442FE" w14:textId="5E3EAFF4" w:rsidR="006E0850" w:rsidRDefault="00000000" w:rsidP="004F0FDA">
            <w:pPr>
              <w:pStyle w:val="ListParagraph"/>
              <w:numPr>
                <w:ilvl w:val="0"/>
                <w:numId w:val="3"/>
              </w:numPr>
              <w:spacing w:before="60" w:after="120"/>
              <w:jc w:val="both"/>
            </w:pPr>
            <w:r w:rsidRPr="004F0FDA">
              <w:rPr>
                <w:color w:val="2C3E50"/>
                <w:sz w:val="20"/>
                <w:szCs w:val="20"/>
              </w:rPr>
              <w:t>PwC Tax Partner Khalid Feroz</w:t>
            </w:r>
          </w:p>
        </w:tc>
      </w:tr>
      <w:tr w:rsidR="006E0850" w14:paraId="426F03D1" w14:textId="77777777">
        <w:tc>
          <w:tcPr>
            <w:tcW w:w="280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26A23402" w14:textId="77777777" w:rsidR="006E0850" w:rsidRDefault="00000000" w:rsidP="001961DF">
            <w:pPr>
              <w:spacing w:before="60" w:after="120"/>
              <w:jc w:val="both"/>
            </w:pPr>
            <w:r>
              <w:rPr>
                <w:b/>
                <w:bCs/>
                <w:color w:val="1B4F8A"/>
                <w:sz w:val="20"/>
                <w:szCs w:val="20"/>
              </w:rPr>
              <w:t>Carnegie Evaluation</w:t>
            </w:r>
          </w:p>
        </w:tc>
        <w:tc>
          <w:tcPr>
            <w:tcW w:w="656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37B1FE21" w14:textId="77777777" w:rsidR="006E0850" w:rsidRDefault="00000000" w:rsidP="001961DF">
            <w:pPr>
              <w:spacing w:before="60" w:after="120"/>
              <w:jc w:val="both"/>
            </w:pPr>
            <w:r>
              <w:rPr>
                <w:color w:val="2C3E50"/>
                <w:sz w:val="20"/>
                <w:szCs w:val="20"/>
              </w:rPr>
              <w:t>Credential equivalency assessment by Carnegie Evaluations LLC</w:t>
            </w:r>
          </w:p>
        </w:tc>
      </w:tr>
    </w:tbl>
    <w:p w14:paraId="37F23BDF" w14:textId="77777777" w:rsidR="006E0850" w:rsidRDefault="006E0850" w:rsidP="001961DF">
      <w:pPr>
        <w:spacing w:before="20" w:after="20"/>
        <w:jc w:val="both"/>
      </w:pPr>
    </w:p>
    <w:p w14:paraId="62EFB6C5" w14:textId="77777777"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II.  Contextual Framework — The National Problem These Tools Address</w:t>
      </w:r>
    </w:p>
    <w:p w14:paraId="21439ED3" w14:textId="77777777" w:rsidR="006E0850" w:rsidRDefault="00000000" w:rsidP="001961DF">
      <w:pPr>
        <w:spacing w:before="60" w:after="120"/>
        <w:jc w:val="both"/>
      </w:pPr>
      <w:r>
        <w:t>Before evaluating the individual tools, it is essential to establish the factual context in which I conduct this assessment — specifically, to confirm from my own professional knowledge that the national problem the petitioner identifies is real, documented, and currently insufficiently addressed by the existing market for compliance tools and advisory services.</w:t>
      </w:r>
    </w:p>
    <w:p w14:paraId="3A30D6C6" w14:textId="77777777" w:rsidR="006E0850" w:rsidRDefault="006E0850" w:rsidP="001961DF">
      <w:pPr>
        <w:spacing w:before="8" w:after="8"/>
        <w:jc w:val="both"/>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2"/>
      </w:tblGrid>
      <w:tr w:rsidR="006E0850" w14:paraId="130A6013" w14:textId="77777777" w:rsidTr="00483875">
        <w:tc>
          <w:tcPr>
            <w:tcW w:w="9802" w:type="dxa"/>
            <w:tcBorders>
              <w:top w:val="single" w:sz="6" w:space="0" w:color="1B4F8A"/>
              <w:left w:val="single" w:sz="6" w:space="0" w:color="1B4F8A"/>
              <w:bottom w:val="single" w:sz="6" w:space="0" w:color="1B4F8A"/>
              <w:right w:val="single" w:sz="6" w:space="0" w:color="1B4F8A"/>
            </w:tcBorders>
            <w:shd w:val="clear" w:color="auto" w:fill="2C3E50"/>
            <w:tcMar>
              <w:top w:w="140" w:type="dxa"/>
              <w:left w:w="220" w:type="dxa"/>
              <w:bottom w:w="140" w:type="dxa"/>
              <w:right w:w="220" w:type="dxa"/>
            </w:tcMar>
          </w:tcPr>
          <w:p w14:paraId="7EAC46C3" w14:textId="77777777" w:rsidR="006E0850" w:rsidRDefault="00000000" w:rsidP="001961DF">
            <w:pPr>
              <w:spacing w:after="80"/>
              <w:jc w:val="both"/>
            </w:pPr>
            <w:r>
              <w:rPr>
                <w:b/>
                <w:bCs/>
                <w:color w:val="FFFFFF"/>
                <w:sz w:val="22"/>
                <w:szCs w:val="22"/>
              </w:rPr>
              <w:t>EXPERT CONFIRMATION OF NATIONAL PROBLEM CONTEXT</w:t>
            </w:r>
          </w:p>
          <w:p w14:paraId="3223A911" w14:textId="77777777" w:rsidR="006E0850" w:rsidRDefault="00000000" w:rsidP="001961DF">
            <w:pPr>
              <w:spacing w:after="40"/>
              <w:jc w:val="both"/>
            </w:pPr>
            <w:r>
              <w:rPr>
                <w:b/>
                <w:bCs/>
                <w:color w:val="D5F5E3"/>
                <w:sz w:val="20"/>
                <w:szCs w:val="20"/>
              </w:rPr>
              <w:t xml:space="preserve">Federal Audit Clearinghouse (FAC) FY2022: </w:t>
            </w:r>
            <w:r>
              <w:rPr>
                <w:color w:val="FFFFFF"/>
                <w:sz w:val="20"/>
                <w:szCs w:val="20"/>
              </w:rPr>
              <w:t xml:space="preserve">In my work advising state and local governments on Single Audit preparation, I interact regularly with </w:t>
            </w:r>
            <w:proofErr w:type="gramStart"/>
            <w:r>
              <w:rPr>
                <w:color w:val="FFFFFF"/>
                <w:sz w:val="20"/>
                <w:szCs w:val="20"/>
              </w:rPr>
              <w:t>the FAC</w:t>
            </w:r>
            <w:proofErr w:type="gramEnd"/>
            <w:r>
              <w:rPr>
                <w:color w:val="FFFFFF"/>
                <w:sz w:val="20"/>
                <w:szCs w:val="20"/>
              </w:rPr>
              <w:t xml:space="preserve"> data. I can confirm from professional experience — consistent with the PRAC FY2023 Improper Payments Report cited in the petition — that financial management system deficiencies are the single most frequently recurring root cause of material weakness findings in Single Audits for entities with annual federal expenditures below $10 million. The 30,437 Single Audit-subject entities cited in the petition </w:t>
            </w:r>
            <w:proofErr w:type="gramStart"/>
            <w:r>
              <w:rPr>
                <w:color w:val="FFFFFF"/>
                <w:sz w:val="20"/>
                <w:szCs w:val="20"/>
              </w:rPr>
              <w:t>is</w:t>
            </w:r>
            <w:proofErr w:type="gramEnd"/>
            <w:r>
              <w:rPr>
                <w:color w:val="FFFFFF"/>
                <w:sz w:val="20"/>
                <w:szCs w:val="20"/>
              </w:rPr>
              <w:t xml:space="preserve"> accurate and reflects FAC FY2022 public data.</w:t>
            </w:r>
          </w:p>
          <w:p w14:paraId="1D19BF54" w14:textId="77777777" w:rsidR="006E0850" w:rsidRDefault="00000000" w:rsidP="001961DF">
            <w:pPr>
              <w:spacing w:after="40"/>
              <w:jc w:val="both"/>
            </w:pPr>
            <w:r>
              <w:rPr>
                <w:b/>
                <w:bCs/>
                <w:color w:val="D5F5E3"/>
                <w:sz w:val="20"/>
                <w:szCs w:val="20"/>
              </w:rPr>
              <w:t xml:space="preserve">Market gap for under-resourced entities: </w:t>
            </w:r>
            <w:r>
              <w:rPr>
                <w:color w:val="FFFFFF"/>
                <w:sz w:val="20"/>
                <w:szCs w:val="20"/>
              </w:rPr>
              <w:t>Commercial grant management platforms (</w:t>
            </w:r>
            <w:proofErr w:type="spellStart"/>
            <w:r>
              <w:rPr>
                <w:color w:val="FFFFFF"/>
                <w:sz w:val="20"/>
                <w:szCs w:val="20"/>
              </w:rPr>
              <w:t>eCivis</w:t>
            </w:r>
            <w:proofErr w:type="spellEnd"/>
            <w:r>
              <w:rPr>
                <w:color w:val="FFFFFF"/>
                <w:sz w:val="20"/>
                <w:szCs w:val="20"/>
              </w:rPr>
              <w:t xml:space="preserve">, Grants.gov PAMS, Blackbaud, </w:t>
            </w:r>
            <w:proofErr w:type="spellStart"/>
            <w:r>
              <w:rPr>
                <w:color w:val="FFFFFF"/>
                <w:sz w:val="20"/>
                <w:szCs w:val="20"/>
              </w:rPr>
              <w:t>Amplifund</w:t>
            </w:r>
            <w:proofErr w:type="spellEnd"/>
            <w:r>
              <w:rPr>
                <w:color w:val="FFFFFF"/>
                <w:sz w:val="20"/>
                <w:szCs w:val="20"/>
              </w:rPr>
              <w:t xml:space="preserve">) are designed for larger institutional grantees and carry implementation and subscription costs that are prohibitive for municipalities under 50,000 population, tribal governments, and small CDFIs — </w:t>
            </w:r>
            <w:r>
              <w:rPr>
                <w:color w:val="FFFFFF"/>
                <w:sz w:val="20"/>
                <w:szCs w:val="20"/>
              </w:rPr>
              <w:lastRenderedPageBreak/>
              <w:t>precisely the entities with the highest audit finding rates. I have personally observed instances where tribal governments and rural municipalities administered Infrastructure Investment and Jobs Act (IIJA) funds with Excel spreadsheets and manual processes because no affordable, compliant ERP tool mapped to 2 CFR 200 was available to them. This is the gap Mr. Bilal's ecosystem directly addresses.</w:t>
            </w:r>
          </w:p>
          <w:p w14:paraId="7FCDBE4C" w14:textId="77777777" w:rsidR="006E0850" w:rsidRDefault="00000000" w:rsidP="001961DF">
            <w:pPr>
              <w:jc w:val="both"/>
            </w:pPr>
            <w:r>
              <w:rPr>
                <w:b/>
                <w:bCs/>
                <w:color w:val="D5F5E3"/>
                <w:sz w:val="20"/>
                <w:szCs w:val="20"/>
              </w:rPr>
              <w:t xml:space="preserve">Free integrated ecosystem: non-existent in current market.  </w:t>
            </w:r>
            <w:r>
              <w:rPr>
                <w:color w:val="FFFFFF"/>
                <w:sz w:val="20"/>
                <w:szCs w:val="20"/>
              </w:rPr>
              <w:t>To my knowledge as a practitioner and researcher in this field, no single free, open-access resource currently provides: (a) an ERP implementation guide mapped to OMB 2 CFR 200 provisions; (b) a 693-requirement audit readiness framework; (c) an internal control matrix with RACI assignments; (d) a machine-learning fraud detection system mapped to PRAC fraud typologies; and (e) a grantor-grantee workflow management application — all integrated, all free, all OMB 2024-aligned. Mr. Bilal's ecosystem is unique in this market.</w:t>
            </w:r>
          </w:p>
        </w:tc>
      </w:tr>
    </w:tbl>
    <w:p w14:paraId="10147320" w14:textId="77777777" w:rsidR="006E0850" w:rsidRDefault="006E0850" w:rsidP="001961DF">
      <w:pPr>
        <w:spacing w:before="20" w:after="20"/>
        <w:jc w:val="both"/>
      </w:pPr>
    </w:p>
    <w:p w14:paraId="4D1BE109" w14:textId="6098BD71" w:rsidR="0000530B" w:rsidRDefault="0000530B"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III.  TOOL 1 — INTERNAL CONTROL MATRIX (ICM) / COMPLIANCE DASHBOARD</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3"/>
        <w:gridCol w:w="6299"/>
        <w:gridCol w:w="2070"/>
      </w:tblGrid>
      <w:tr w:rsidR="0000530B" w14:paraId="1130529A" w14:textId="77777777" w:rsidTr="002D5ECB">
        <w:tc>
          <w:tcPr>
            <w:tcW w:w="0" w:type="auto"/>
            <w:tcBorders>
              <w:top w:val="single" w:sz="6" w:space="0" w:color="1B4F8A"/>
              <w:left w:val="single" w:sz="6" w:space="0" w:color="1B4F8A"/>
              <w:bottom w:val="single" w:sz="6" w:space="0" w:color="1B4F8A"/>
              <w:right w:val="single" w:sz="6" w:space="0" w:color="1B4F8A"/>
            </w:tcBorders>
            <w:shd w:val="clear" w:color="auto" w:fill="1B4F8A"/>
            <w:tcMar>
              <w:top w:w="100" w:type="dxa"/>
              <w:left w:w="160" w:type="dxa"/>
              <w:bottom w:w="100" w:type="dxa"/>
              <w:right w:w="160" w:type="dxa"/>
            </w:tcMar>
          </w:tcPr>
          <w:p w14:paraId="4194E6AB" w14:textId="77777777" w:rsidR="0000530B" w:rsidRDefault="0000530B" w:rsidP="001961DF">
            <w:pPr>
              <w:spacing w:before="60" w:after="120"/>
              <w:jc w:val="both"/>
            </w:pPr>
            <w:r>
              <w:rPr>
                <w:b/>
                <w:bCs/>
                <w:color w:val="FFFFFF"/>
                <w:sz w:val="20"/>
                <w:szCs w:val="20"/>
              </w:rPr>
              <w:t>Primary Exhibit</w:t>
            </w:r>
          </w:p>
        </w:tc>
        <w:tc>
          <w:tcPr>
            <w:tcW w:w="6299" w:type="dxa"/>
            <w:tcBorders>
              <w:top w:val="single" w:sz="6" w:space="0" w:color="1B4F8A"/>
              <w:left w:val="single" w:sz="6" w:space="0" w:color="1B4F8A"/>
              <w:bottom w:val="single" w:sz="6" w:space="0" w:color="1B4F8A"/>
              <w:right w:val="single" w:sz="6" w:space="0" w:color="1B4F8A"/>
            </w:tcBorders>
            <w:shd w:val="clear" w:color="auto" w:fill="EBF3FB"/>
            <w:tcMar>
              <w:top w:w="100" w:type="dxa"/>
              <w:left w:w="160" w:type="dxa"/>
              <w:bottom w:w="100" w:type="dxa"/>
              <w:right w:w="160" w:type="dxa"/>
            </w:tcMar>
          </w:tcPr>
          <w:p w14:paraId="08620424" w14:textId="77777777" w:rsidR="0000530B" w:rsidRDefault="0000530B" w:rsidP="001961DF">
            <w:pPr>
              <w:spacing w:before="60" w:after="120"/>
              <w:jc w:val="both"/>
            </w:pPr>
            <w:r>
              <w:rPr>
                <w:color w:val="1B4F8A"/>
                <w:sz w:val="20"/>
                <w:szCs w:val="20"/>
              </w:rPr>
              <w:t xml:space="preserve">Exhibit 12.1 — Cloud-Based </w:t>
            </w:r>
            <w:del w:id="200" w:author="NIW Review Tracker" w:date="2026-06-15T00:00:00Z">
              <w:r>
                <w:rPr>
                  <w:color w:val="1B4F8A"/>
                  <w:sz w:val="20"/>
                  <w:szCs w:val="20"/>
                </w:rPr>
                <w:delText>Internal Control Matrix Dashboard</w:delText>
              </w:r>
            </w:del>
            <w:ins w:id="201" w:author="NIW Review Tracker" w:date="2026-06-15T00:00:00Z">
              <w:r>
                <w:rPr>
                  <w:color w:val="1B4F8A"/>
                  <w:sz w:val="20"/>
                  <w:szCs w:val="20"/>
                </w:rPr>
                <w:t>ICM Federal Compliance Dashboard</w:t>
              </w:r>
            </w:ins>
            <w:r>
              <w:rPr>
                <w:color w:val="1B4F8A"/>
                <w:sz w:val="20"/>
                <w:szCs w:val="20"/>
              </w:rPr>
              <w:t xml:space="preserve"> (130+ Controls, 11 Domains)</w:t>
            </w:r>
          </w:p>
        </w:tc>
        <w:tc>
          <w:tcPr>
            <w:tcW w:w="2070" w:type="dxa"/>
            <w:tcBorders>
              <w:top w:val="single" w:sz="6" w:space="0" w:color="196F3D"/>
              <w:left w:val="single" w:sz="6" w:space="0" w:color="196F3D"/>
              <w:bottom w:val="single" w:sz="6" w:space="0" w:color="196F3D"/>
              <w:right w:val="single" w:sz="6" w:space="0" w:color="196F3D"/>
            </w:tcBorders>
            <w:shd w:val="clear" w:color="auto" w:fill="D5F5E3"/>
            <w:tcMar>
              <w:top w:w="100" w:type="dxa"/>
              <w:left w:w="120" w:type="dxa"/>
              <w:bottom w:w="100" w:type="dxa"/>
              <w:right w:w="120" w:type="dxa"/>
            </w:tcMar>
          </w:tcPr>
          <w:p w14:paraId="3345A0A3" w14:textId="77777777" w:rsidR="0000530B" w:rsidRDefault="0000530B" w:rsidP="001961DF">
            <w:pPr>
              <w:spacing w:before="60" w:after="120"/>
              <w:jc w:val="both"/>
            </w:pPr>
            <w:r>
              <w:rPr>
                <w:b/>
                <w:bCs/>
                <w:color w:val="196F3D"/>
                <w:sz w:val="20"/>
                <w:szCs w:val="20"/>
              </w:rPr>
              <w:t>TECHNICALLY SOUND</w:t>
            </w:r>
          </w:p>
        </w:tc>
      </w:tr>
    </w:tbl>
    <w:p w14:paraId="2145E0B8" w14:textId="77777777" w:rsidR="0000530B" w:rsidRDefault="0000530B" w:rsidP="001961DF">
      <w:pPr>
        <w:pStyle w:val="Heading2"/>
        <w:spacing w:before="260" w:after="100"/>
        <w:jc w:val="both"/>
      </w:pPr>
      <w:r>
        <w:rPr>
          <w:b/>
          <w:bCs/>
          <w:color w:val="1B4F8A"/>
          <w:sz w:val="23"/>
          <w:szCs w:val="23"/>
        </w:rPr>
        <w:t>A.  Technical Accuracy and Methodological Rigor</w:t>
      </w:r>
    </w:p>
    <w:p w14:paraId="10CAA786" w14:textId="2A5AA6B5" w:rsidR="0000530B" w:rsidRDefault="0000530B" w:rsidP="001961DF">
      <w:pPr>
        <w:spacing w:before="60" w:after="120"/>
        <w:jc w:val="both"/>
      </w:pPr>
      <w:r>
        <w:t xml:space="preserve">Exhibit </w:t>
      </w:r>
      <w:r w:rsidR="00CE34C1">
        <w:t>12.1</w:t>
      </w:r>
      <w:r>
        <w:t xml:space="preserve"> presents a Cloud-Based Internal Control Matrix (ICM) Dashboard covering 130+ individual controls across 11 domains. As an academic who has published on COSO-based internal control design for government entities, I find the architecture technically sound in the following specific respects:</w:t>
      </w:r>
    </w:p>
    <w:p w14:paraId="49896764" w14:textId="77777777" w:rsidR="0000530B" w:rsidRDefault="0000530B" w:rsidP="001961DF">
      <w:pPr>
        <w:spacing w:before="60" w:after="120"/>
        <w:jc w:val="both"/>
      </w:pPr>
      <w:r>
        <w:rPr>
          <w:b/>
          <w:bCs/>
          <w:color w:val="1B4F8A"/>
        </w:rPr>
        <w:t xml:space="preserve">Domain structure and control count: </w:t>
      </w:r>
      <w:r>
        <w:t>The 11 domains — Governance &amp; Ethics (10 controls), Financial Management (22), Procurement (16), Subrecipient Monitoring (12), Internal Audit &amp; Oversight (8), Cost Principles (14), Allowable Cost Testing (12), Performance &amp; Reporting (10), Property &amp; Inventory (8), Records &amp; Documentation (9), Award Closeout (9) — comprehensively cover the control environment required under 2 CFR §200.303. The allocation of 22 controls to Financial Management and 16 to Procurement reflects accurate risk-weighting: these are the two domains with the highest frequency of material weakness findings in FAC Single Audit data.</w:t>
      </w:r>
    </w:p>
    <w:p w14:paraId="37504B82" w14:textId="77777777" w:rsidR="0000530B" w:rsidRDefault="0000530B" w:rsidP="001961DF">
      <w:pPr>
        <w:spacing w:before="60" w:after="120"/>
        <w:jc w:val="both"/>
      </w:pPr>
      <w:r>
        <w:rPr>
          <w:b/>
          <w:bCs/>
          <w:color w:val="1B4F8A"/>
        </w:rPr>
        <w:t xml:space="preserve">RACI matrix integration: </w:t>
      </w:r>
      <w:r>
        <w:t>The inclusion of a Responsibility, Accountability, Consulted, Informed (RACI) matrix in the ICM is a methodologically important feature that most publicly available compliance checklists lack. In my experience advising municipal governments, the absence of clear ownership assignment is the most common reason that internal controls exist on paper but are not consistently executed. A RACI matrix embedded in the ICM addresses this structural gap directly.</w:t>
      </w:r>
    </w:p>
    <w:p w14:paraId="1E6D8E73" w14:textId="77777777" w:rsidR="0000530B" w:rsidRDefault="0000530B" w:rsidP="001961DF">
      <w:pPr>
        <w:spacing w:before="60" w:after="120"/>
        <w:jc w:val="both"/>
      </w:pPr>
      <w:r>
        <w:rPr>
          <w:b/>
          <w:bCs/>
          <w:color w:val="1B4F8A"/>
        </w:rPr>
        <w:t xml:space="preserve">Cloud-enabled evidence links: </w:t>
      </w:r>
      <w:r>
        <w:t xml:space="preserve">The design of the ICM </w:t>
      </w:r>
      <w:proofErr w:type="gramStart"/>
      <w:r>
        <w:t>to include</w:t>
      </w:r>
      <w:proofErr w:type="gramEnd"/>
      <w:r>
        <w:t xml:space="preserve"> cloud-ready evidence links for each control — enabling documentation to be attached to the specific control it supports — is consistent with how federal auditors (both external </w:t>
      </w:r>
      <w:proofErr w:type="gramStart"/>
      <w:r>
        <w:t>Single Audit</w:t>
      </w:r>
      <w:proofErr w:type="gramEnd"/>
      <w:r>
        <w:t xml:space="preserve"> </w:t>
      </w:r>
      <w:proofErr w:type="gramStart"/>
      <w:r>
        <w:t>auditors</w:t>
      </w:r>
      <w:proofErr w:type="gramEnd"/>
      <w:r>
        <w:t xml:space="preserve"> and federal program monitoring reviewers) collect and review evidence. An auditor reviewing this ICM can immediately navigate from control to evidence, reducing the friction of audit preparation.</w:t>
      </w:r>
    </w:p>
    <w:p w14:paraId="6BFE8B8B" w14:textId="77777777" w:rsidR="0000530B" w:rsidRDefault="0000530B" w:rsidP="001961DF">
      <w:pPr>
        <w:spacing w:before="60" w:after="120"/>
        <w:jc w:val="both"/>
      </w:pPr>
      <w:r>
        <w:rPr>
          <w:b/>
          <w:bCs/>
          <w:color w:val="1B4F8A"/>
        </w:rPr>
        <w:t xml:space="preserve">Implementation status tracking (35% implemented, 45% in progress, 20% not yet started): </w:t>
      </w:r>
      <w:r>
        <w:t>The dashboard's status tracking reflects the staged rollout described in the version control documentation. I note that this status distribution is consistent with a framework at Technology Readiness Level 4–5, as described in Exhibit 22. This honest self-reporting of implementation status, rather than claiming full completion, is a credibility indicator.</w:t>
      </w:r>
    </w:p>
    <w:p w14:paraId="1F3C556D" w14:textId="77777777" w:rsidR="0000530B" w:rsidRDefault="0000530B" w:rsidP="001961DF">
      <w:pPr>
        <w:spacing w:before="8" w:after="8"/>
        <w:jc w:val="both"/>
      </w:pPr>
    </w:p>
    <w:p w14:paraId="68A5E8DF" w14:textId="77777777" w:rsidR="0000530B" w:rsidRDefault="0000530B" w:rsidP="001961DF">
      <w:pPr>
        <w:pStyle w:val="Heading2"/>
        <w:spacing w:before="260" w:after="100"/>
        <w:jc w:val="both"/>
      </w:pPr>
      <w:r>
        <w:rPr>
          <w:b/>
          <w:bCs/>
          <w:color w:val="0E6655"/>
          <w:sz w:val="23"/>
          <w:szCs w:val="23"/>
        </w:rPr>
        <w:t>B.  Regulatory Alignment — OMB 2 CFR Part 200</w:t>
      </w:r>
    </w:p>
    <w:p w14:paraId="3FE3AEA5" w14:textId="139326A6" w:rsidR="0000530B" w:rsidRDefault="0000530B" w:rsidP="001961DF">
      <w:pPr>
        <w:spacing w:before="60" w:after="120"/>
        <w:jc w:val="both"/>
      </w:pPr>
      <w:r>
        <w:t xml:space="preserve">The ICM's domain-to-regulation mapping — as reflected in Exhibit </w:t>
      </w:r>
      <w:r w:rsidR="00CE34C1">
        <w:t>12.1</w:t>
      </w:r>
      <w:r>
        <w:t>'s coverage table — correctly matches controls to their governing OMB provisions: Governance &amp; Ethics to 2 CFR §200.303 and GAO Green Book Principles 1–5; Procurement to §§200.317–327; Subrecipient Monitoring to §§200.330–332; Cost Principles to §§200.400–</w:t>
      </w:r>
      <w:r>
        <w:lastRenderedPageBreak/>
        <w:t>475; Performance &amp; Reporting to §§200.328–329; Records to §200.334; and Award Closeout to §200.344. These mappings are accurate. I also note that the alignment to GAO Green Book Internal Control Standards (2023) is technically correct — the 2023 edition is the current authoritative version, and its 17 principles provide the appropriate reference framework for entity-level internal control assessment.</w:t>
      </w:r>
    </w:p>
    <w:p w14:paraId="1CAFBE8B" w14:textId="77777777" w:rsidR="0000530B" w:rsidRDefault="0000530B" w:rsidP="001961DF">
      <w:pPr>
        <w:spacing w:before="8" w:after="8"/>
        <w:jc w:val="both"/>
      </w:pPr>
    </w:p>
    <w:p w14:paraId="1D2DA2BB" w14:textId="77777777" w:rsidR="0000530B" w:rsidRDefault="0000530B" w:rsidP="001961DF">
      <w:pPr>
        <w:pStyle w:val="Heading2"/>
        <w:spacing w:before="260" w:after="100"/>
        <w:jc w:val="both"/>
      </w:pPr>
      <w:r>
        <w:rPr>
          <w:b/>
          <w:bCs/>
          <w:color w:val="7D6608"/>
          <w:sz w:val="23"/>
          <w:szCs w:val="23"/>
        </w:rPr>
        <w:t>C.  Gap Analysis — Superiority Over Existing Alternatives</w:t>
      </w:r>
    </w:p>
    <w:p w14:paraId="7AC8974D" w14:textId="3992CA97" w:rsidR="0000530B" w:rsidRDefault="0000530B" w:rsidP="001961DF">
      <w:pPr>
        <w:pStyle w:val="ListParagraph"/>
        <w:numPr>
          <w:ilvl w:val="0"/>
          <w:numId w:val="2"/>
        </w:numPr>
        <w:spacing w:before="40" w:after="40"/>
        <w:jc w:val="both"/>
      </w:pPr>
      <w:r>
        <w:rPr>
          <w:b/>
          <w:bCs/>
          <w:color w:val="7D6608"/>
        </w:rPr>
        <w:t>OMB A-123 vs. Exhibit 1</w:t>
      </w:r>
      <w:r w:rsidR="00CE34C1">
        <w:rPr>
          <w:b/>
          <w:bCs/>
          <w:color w:val="7D6608"/>
        </w:rPr>
        <w:t>2.1</w:t>
      </w:r>
      <w:r>
        <w:rPr>
          <w:b/>
          <w:bCs/>
          <w:color w:val="7D6608"/>
        </w:rPr>
        <w:t xml:space="preserve">: </w:t>
      </w:r>
      <w:r>
        <w:t>OMB Circular A-123 (Management's Responsibility for Enterprise Risk Management) provides the conceptual framework for federal agency internal control assessment. However, A-123 does not provide a pre-built internal control matrix for grant recipients with individual controls mapped to 2 CFR 200 clause-level citations. Mr. Bilal's ICM translates the conceptual framework into an operational tool applicable to grantees.</w:t>
      </w:r>
    </w:p>
    <w:p w14:paraId="7C616E17" w14:textId="12112E82" w:rsidR="0000530B" w:rsidRDefault="0000530B" w:rsidP="001961DF">
      <w:pPr>
        <w:pStyle w:val="ListParagraph"/>
        <w:numPr>
          <w:ilvl w:val="0"/>
          <w:numId w:val="2"/>
        </w:numPr>
        <w:spacing w:before="40" w:after="40"/>
        <w:jc w:val="both"/>
      </w:pPr>
      <w:r>
        <w:rPr>
          <w:b/>
          <w:bCs/>
          <w:color w:val="7D6608"/>
        </w:rPr>
        <w:t>Commercial GRC platforms vs. Exhibit 1</w:t>
      </w:r>
      <w:r w:rsidR="00CE34C1">
        <w:rPr>
          <w:b/>
          <w:bCs/>
          <w:color w:val="7D6608"/>
        </w:rPr>
        <w:t>2.1</w:t>
      </w:r>
      <w:r>
        <w:rPr>
          <w:b/>
          <w:bCs/>
          <w:color w:val="7D6608"/>
        </w:rPr>
        <w:t xml:space="preserve">: </w:t>
      </w:r>
      <w:r>
        <w:t>Governance, Risk, and Compliance (GRC) platforms (ServiceNow GRC, RSA Archer, MetricStream) provide configurable control frameworks at $30,000–$100,000+ annually. They are not pre-configured for OMB 2 CFR 200. The petitioner's free, pre-configured ICM mapped to specific OMB citations serves the same function for zero cost to the end user.</w:t>
      </w:r>
    </w:p>
    <w:p w14:paraId="40C951C8" w14:textId="307A2395" w:rsidR="0000530B" w:rsidRDefault="0000530B" w:rsidP="001961DF">
      <w:pPr>
        <w:pStyle w:val="ListParagraph"/>
        <w:numPr>
          <w:ilvl w:val="0"/>
          <w:numId w:val="2"/>
        </w:numPr>
        <w:spacing w:before="40" w:after="40"/>
        <w:jc w:val="both"/>
      </w:pPr>
      <w:r>
        <w:rPr>
          <w:b/>
          <w:bCs/>
          <w:color w:val="7D6608"/>
        </w:rPr>
        <w:t xml:space="preserve">Integration advantage: </w:t>
      </w:r>
      <w:r>
        <w:t xml:space="preserve">The ICM (Exhibit </w:t>
      </w:r>
      <w:r w:rsidR="00CE34C1">
        <w:t>12.1</w:t>
      </w:r>
      <w:r>
        <w:t>) is the compliance monitoring layer that sits above the ERP system configured using Exhibit 1</w:t>
      </w:r>
      <w:r w:rsidR="00CE34C1">
        <w:t>2.2</w:t>
      </w:r>
      <w:r>
        <w:t>. When an organization completes ERP implementation using the Exhibit 1</w:t>
      </w:r>
      <w:r w:rsidR="00CE34C1">
        <w:t>2.2</w:t>
      </w:r>
      <w:r>
        <w:t xml:space="preserve"> playbook, the Exhibit 1</w:t>
      </w:r>
      <w:r w:rsidR="00CE34C1">
        <w:t>2.1</w:t>
      </w:r>
      <w:r>
        <w:t xml:space="preserve"> ICM provides the ongoing monitoring structure for the controls the ERP has been configured to enforce. This integration between two tools is not available from any existing free resource — it requires the combination of both, which is only available as a unified ecosystem from this petitioner.</w:t>
      </w:r>
    </w:p>
    <w:p w14:paraId="06532F04" w14:textId="77777777" w:rsidR="0000530B" w:rsidRDefault="0000530B" w:rsidP="001961DF">
      <w:pPr>
        <w:spacing w:before="8" w:after="8"/>
        <w:jc w:val="both"/>
      </w:pP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8"/>
        <w:gridCol w:w="8672"/>
      </w:tblGrid>
      <w:tr w:rsidR="0000530B" w14:paraId="2DFE2934" w14:textId="77777777" w:rsidTr="002D5ECB">
        <w:tc>
          <w:tcPr>
            <w:tcW w:w="0" w:type="auto"/>
            <w:tcBorders>
              <w:top w:val="single" w:sz="8" w:space="0" w:color="196F3D"/>
              <w:left w:val="single" w:sz="8" w:space="0" w:color="196F3D"/>
              <w:bottom w:val="single" w:sz="8" w:space="0" w:color="196F3D"/>
              <w:right w:val="single" w:sz="8" w:space="0" w:color="196F3D"/>
            </w:tcBorders>
            <w:shd w:val="clear" w:color="auto" w:fill="196F3D"/>
            <w:tcMar>
              <w:top w:w="120" w:type="dxa"/>
              <w:left w:w="160" w:type="dxa"/>
              <w:bottom w:w="120" w:type="dxa"/>
              <w:right w:w="160" w:type="dxa"/>
            </w:tcMar>
            <w:vAlign w:val="center"/>
          </w:tcPr>
          <w:p w14:paraId="403F5943" w14:textId="77777777" w:rsidR="0000530B" w:rsidRDefault="0000530B" w:rsidP="001961DF">
            <w:pPr>
              <w:jc w:val="both"/>
            </w:pPr>
            <w:r>
              <w:rPr>
                <w:rFonts w:ascii="Calibri Light" w:eastAsia="Calibri Light" w:hAnsi="Calibri Light" w:cs="Calibri Light"/>
                <w:b/>
                <w:bCs/>
                <w:color w:val="FFFFFF"/>
                <w:sz w:val="24"/>
                <w:szCs w:val="24"/>
              </w:rPr>
              <w:t>SOUND</w:t>
            </w:r>
          </w:p>
        </w:tc>
        <w:tc>
          <w:tcPr>
            <w:tcW w:w="8672" w:type="dxa"/>
            <w:tcBorders>
              <w:top w:val="single" w:sz="8" w:space="0" w:color="196F3D"/>
              <w:left w:val="single" w:sz="8" w:space="0" w:color="196F3D"/>
              <w:bottom w:val="single" w:sz="8" w:space="0" w:color="196F3D"/>
              <w:right w:val="single" w:sz="8" w:space="0" w:color="196F3D"/>
            </w:tcBorders>
            <w:shd w:val="clear" w:color="auto" w:fill="D5F5E3"/>
            <w:tcMar>
              <w:top w:w="100" w:type="dxa"/>
              <w:left w:w="160" w:type="dxa"/>
              <w:bottom w:w="100" w:type="dxa"/>
              <w:right w:w="160" w:type="dxa"/>
            </w:tcMar>
          </w:tcPr>
          <w:p w14:paraId="59502AA4" w14:textId="77777777" w:rsidR="0000530B" w:rsidRDefault="0000530B" w:rsidP="001961DF">
            <w:pPr>
              <w:spacing w:after="40"/>
              <w:jc w:val="both"/>
            </w:pPr>
            <w:del w:id="202" w:author="NIW Review Tracker" w:date="2026-06-15T00:00:00Z">
              <w:r>
                <w:rPr>
                  <w:b/>
                  <w:bCs/>
                  <w:color w:val="196F3D"/>
                  <w:sz w:val="22"/>
                  <w:szCs w:val="22"/>
                </w:rPr>
                <w:delText>Internal Control Matrix Dashboard</w:delText>
              </w:r>
            </w:del>
            <w:ins w:id="203" w:author="NIW Review Tracker" w:date="2026-06-15T00:00:00Z">
              <w:r>
                <w:rPr>
                  <w:b/>
                  <w:bCs/>
                  <w:color w:val="196F3D"/>
                  <w:sz w:val="22"/>
                  <w:szCs w:val="22"/>
                </w:rPr>
                <w:t>ICM Federal Compliance Dashboard</w:t>
              </w:r>
            </w:ins>
            <w:r>
              <w:rPr>
                <w:b/>
                <w:bCs/>
                <w:color w:val="196F3D"/>
                <w:sz w:val="22"/>
                <w:szCs w:val="22"/>
              </w:rPr>
              <w:t xml:space="preserve"> — Correctly Designed, Fills Critical Monitoring Gap</w:t>
            </w:r>
          </w:p>
          <w:p w14:paraId="7380C478" w14:textId="64834DFB" w:rsidR="0000530B" w:rsidRDefault="0000530B" w:rsidP="001961DF">
            <w:pPr>
              <w:jc w:val="both"/>
            </w:pPr>
            <w:r>
              <w:rPr>
                <w:color w:val="2C3E50"/>
                <w:sz w:val="20"/>
                <w:szCs w:val="20"/>
              </w:rPr>
              <w:t>Exhibit 12.1 presents an internal control matrix that is correctly structured under 2 CFR §200.303 and GAO Green Book standards. The 130+ controls, RACI matrix, cloud evidence links, and integration with the ERP framework constitute an operationally complete compliance monitoring tool not available for free elsewhere.</w:t>
            </w:r>
          </w:p>
        </w:tc>
      </w:tr>
    </w:tbl>
    <w:p w14:paraId="71971C0C" w14:textId="77777777" w:rsidR="0000530B" w:rsidRDefault="0000530B" w:rsidP="001961DF">
      <w:pPr>
        <w:spacing w:before="20" w:after="20"/>
        <w:jc w:val="both"/>
      </w:pPr>
    </w:p>
    <w:p w14:paraId="7B914B44" w14:textId="5EA884EC"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 xml:space="preserve">II.  TOOL </w:t>
      </w:r>
      <w:r w:rsidR="0000530B">
        <w:rPr>
          <w:rFonts w:ascii="Calibri Light" w:eastAsia="Calibri Light" w:hAnsi="Calibri Light" w:cs="Calibri Light"/>
          <w:b/>
          <w:bCs/>
          <w:color w:val="1F3864"/>
          <w:sz w:val="26"/>
          <w:szCs w:val="26"/>
        </w:rPr>
        <w:t>2</w:t>
      </w:r>
      <w:r>
        <w:rPr>
          <w:rFonts w:ascii="Calibri Light" w:eastAsia="Calibri Light" w:hAnsi="Calibri Light" w:cs="Calibri Light"/>
          <w:b/>
          <w:bCs/>
          <w:color w:val="1F3864"/>
          <w:sz w:val="26"/>
          <w:szCs w:val="26"/>
        </w:rPr>
        <w:t xml:space="preserve"> — ERP IMPLEMENTATION FRAMEWORK FOR GRANT FINANCIAL MANAGEMENT</w:t>
      </w:r>
    </w:p>
    <w:tbl>
      <w:tblPr>
        <w:tblW w:w="9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7"/>
        <w:gridCol w:w="6237"/>
        <w:gridCol w:w="2118"/>
      </w:tblGrid>
      <w:tr w:rsidR="006E0850" w14:paraId="6D037646" w14:textId="77777777" w:rsidTr="002D5ECB">
        <w:tc>
          <w:tcPr>
            <w:tcW w:w="0" w:type="auto"/>
            <w:tcBorders>
              <w:top w:val="single" w:sz="6" w:space="0" w:color="1B4F8A"/>
              <w:left w:val="single" w:sz="6" w:space="0" w:color="1B4F8A"/>
              <w:bottom w:val="single" w:sz="6" w:space="0" w:color="1B4F8A"/>
              <w:right w:val="single" w:sz="6" w:space="0" w:color="1B4F8A"/>
            </w:tcBorders>
            <w:shd w:val="clear" w:color="auto" w:fill="1B4F8A"/>
            <w:tcMar>
              <w:top w:w="100" w:type="dxa"/>
              <w:left w:w="160" w:type="dxa"/>
              <w:bottom w:w="100" w:type="dxa"/>
              <w:right w:w="160" w:type="dxa"/>
            </w:tcMar>
          </w:tcPr>
          <w:p w14:paraId="10017C32" w14:textId="77777777" w:rsidR="006E0850" w:rsidRDefault="00000000" w:rsidP="001961DF">
            <w:pPr>
              <w:spacing w:before="60" w:after="120"/>
              <w:jc w:val="both"/>
            </w:pPr>
            <w:r>
              <w:rPr>
                <w:b/>
                <w:bCs/>
                <w:color w:val="FFFFFF"/>
                <w:sz w:val="20"/>
                <w:szCs w:val="20"/>
              </w:rPr>
              <w:t>Primary Exhibit</w:t>
            </w:r>
          </w:p>
        </w:tc>
        <w:tc>
          <w:tcPr>
            <w:tcW w:w="0" w:type="auto"/>
            <w:tcBorders>
              <w:top w:val="single" w:sz="6" w:space="0" w:color="1B4F8A"/>
              <w:left w:val="single" w:sz="6" w:space="0" w:color="1B4F8A"/>
              <w:bottom w:val="single" w:sz="6" w:space="0" w:color="1B4F8A"/>
              <w:right w:val="single" w:sz="6" w:space="0" w:color="1B4F8A"/>
            </w:tcBorders>
            <w:shd w:val="clear" w:color="auto" w:fill="EBF3FB"/>
            <w:tcMar>
              <w:top w:w="100" w:type="dxa"/>
              <w:left w:w="160" w:type="dxa"/>
              <w:bottom w:w="100" w:type="dxa"/>
              <w:right w:w="160" w:type="dxa"/>
            </w:tcMar>
          </w:tcPr>
          <w:p w14:paraId="240653D2" w14:textId="2882CC23" w:rsidR="006E0850" w:rsidRDefault="00000000" w:rsidP="001961DF">
            <w:pPr>
              <w:spacing w:before="60" w:after="120"/>
              <w:jc w:val="both"/>
            </w:pPr>
            <w:r>
              <w:rPr>
                <w:color w:val="1B4F8A"/>
                <w:sz w:val="20"/>
                <w:szCs w:val="20"/>
              </w:rPr>
              <w:t>Exhibit 1</w:t>
            </w:r>
            <w:r w:rsidR="0000530B">
              <w:rPr>
                <w:color w:val="1B4F8A"/>
                <w:sz w:val="20"/>
                <w:szCs w:val="20"/>
              </w:rPr>
              <w:t>2.2</w:t>
            </w:r>
            <w:r>
              <w:rPr>
                <w:color w:val="1B4F8A"/>
                <w:sz w:val="20"/>
                <w:szCs w:val="20"/>
              </w:rPr>
              <w:t xml:space="preserve"> — ERP Implementation Framework for Grant Financial Management and Compliance Oversight</w:t>
            </w:r>
          </w:p>
        </w:tc>
        <w:tc>
          <w:tcPr>
            <w:tcW w:w="2118" w:type="dxa"/>
            <w:tcBorders>
              <w:top w:val="single" w:sz="6" w:space="0" w:color="196F3D"/>
              <w:left w:val="single" w:sz="6" w:space="0" w:color="196F3D"/>
              <w:bottom w:val="single" w:sz="6" w:space="0" w:color="196F3D"/>
              <w:right w:val="single" w:sz="6" w:space="0" w:color="196F3D"/>
            </w:tcBorders>
            <w:shd w:val="clear" w:color="auto" w:fill="D5F5E3"/>
            <w:tcMar>
              <w:top w:w="100" w:type="dxa"/>
              <w:left w:w="120" w:type="dxa"/>
              <w:bottom w:w="100" w:type="dxa"/>
              <w:right w:w="120" w:type="dxa"/>
            </w:tcMar>
          </w:tcPr>
          <w:p w14:paraId="21CA67F9" w14:textId="77777777" w:rsidR="006E0850" w:rsidRDefault="00000000" w:rsidP="001961DF">
            <w:pPr>
              <w:spacing w:before="60" w:after="120"/>
              <w:jc w:val="both"/>
            </w:pPr>
            <w:r>
              <w:rPr>
                <w:b/>
                <w:bCs/>
                <w:color w:val="196F3D"/>
                <w:sz w:val="20"/>
                <w:szCs w:val="20"/>
              </w:rPr>
              <w:t>TECHNICALLY SOUND</w:t>
            </w:r>
          </w:p>
        </w:tc>
      </w:tr>
    </w:tbl>
    <w:p w14:paraId="1CB2A2D0" w14:textId="77777777" w:rsidR="006E0850" w:rsidRDefault="00000000" w:rsidP="001961DF">
      <w:pPr>
        <w:pStyle w:val="Heading2"/>
        <w:spacing w:before="260" w:after="100"/>
        <w:jc w:val="both"/>
      </w:pPr>
      <w:r>
        <w:rPr>
          <w:b/>
          <w:bCs/>
          <w:color w:val="1B4F8A"/>
          <w:sz w:val="23"/>
          <w:szCs w:val="23"/>
        </w:rPr>
        <w:t>A.  Technical Accuracy and Methodological Rigor</w:t>
      </w:r>
    </w:p>
    <w:p w14:paraId="0C1CD225" w14:textId="164C07CD" w:rsidR="006E0850" w:rsidRDefault="00000000" w:rsidP="001961DF">
      <w:pPr>
        <w:spacing w:before="60" w:after="120"/>
        <w:jc w:val="both"/>
      </w:pPr>
      <w:r>
        <w:t>Exhibit 1</w:t>
      </w:r>
      <w:r w:rsidR="00CE34C1">
        <w:t>2.2</w:t>
      </w:r>
      <w:r>
        <w:t xml:space="preserve"> presents a five-phase ERP implementation lifecycle — Pre-Award Financial Structure Design, Award Configuration and Control Environment, Financial Operations and Monitoring, Compliance Documentation and Audit Readiness, and Grant Closeout and Financial Reporting. I have reviewed the methodology against GFOA's published guidance on ERP implementation for governmental entities ('Financial Systems Modernization for Local Governments,' GFOA, 2022) and the requirements of OMB 2 CFR Part 200.</w:t>
      </w:r>
    </w:p>
    <w:p w14:paraId="48B67AFB" w14:textId="77777777" w:rsidR="006E0850" w:rsidRDefault="00000000" w:rsidP="001961DF">
      <w:pPr>
        <w:spacing w:before="60" w:after="120"/>
        <w:jc w:val="both"/>
      </w:pPr>
      <w:r>
        <w:rPr>
          <w:b/>
          <w:bCs/>
          <w:color w:val="1B4F8A"/>
        </w:rPr>
        <w:t xml:space="preserve">Phase 1 assessment: </w:t>
      </w:r>
      <w:r>
        <w:t>The requirement to design chart of accounts that segregates federal award funds by program, grant, cost category, and funding source directly implements 2 CFR §200.302(b)(</w:t>
      </w:r>
      <w:proofErr w:type="gramStart"/>
      <w:r>
        <w:t>1) —</w:t>
      </w:r>
      <w:proofErr w:type="gramEnd"/>
      <w:r>
        <w:t xml:space="preserve"> one of the most frequently misunderstood requirements in my consulting experience. Most small municipalities do not </w:t>
      </w:r>
      <w:proofErr w:type="gramStart"/>
      <w:r>
        <w:t>know</w:t>
      </w:r>
      <w:proofErr w:type="gramEnd"/>
      <w:r>
        <w:t xml:space="preserve"> to distinguish their chart of accounts at this level of granularity before receiving federal funds; they discover the requirement only when an auditor flags their financial management system as non-compliant. Building this requirement into Phase 1 of the ERP implementation guide — before any funds are drawn — is the correct sequencing.</w:t>
      </w:r>
    </w:p>
    <w:p w14:paraId="1B98C91A" w14:textId="24047612" w:rsidR="006E0850" w:rsidRDefault="00000000" w:rsidP="001961DF">
      <w:pPr>
        <w:spacing w:before="60" w:after="120"/>
        <w:jc w:val="both"/>
      </w:pPr>
      <w:r>
        <w:rPr>
          <w:b/>
          <w:bCs/>
          <w:color w:val="1B4F8A"/>
        </w:rPr>
        <w:lastRenderedPageBreak/>
        <w:t xml:space="preserve">Cutover checklist (87 items): </w:t>
      </w:r>
      <w:r>
        <w:t>The 87-item ERP cutover checklist, as described in Exhibit 1</w:t>
      </w:r>
      <w:r w:rsidR="00CE34C1">
        <w:t>2.2</w:t>
      </w:r>
      <w:r>
        <w:t>, addresses the categories of risk that produce the highest-severity financial management findings in Single Audits: data migration validation (chart of accounts integrity), access control configuration (segregation of duties), SAM.gov integration (debarment checks), and parallel processing completion. In my consulting practice, I have seen ERP transitions fail — producing immediate audit findings — specifically because these categories were not systematically verified before go-live. The checklist structure reflects genuine implementation experience.</w:t>
      </w:r>
    </w:p>
    <w:p w14:paraId="4F679CB9" w14:textId="77777777" w:rsidR="006E0850" w:rsidRDefault="00000000" w:rsidP="001961DF">
      <w:pPr>
        <w:spacing w:before="60" w:after="120"/>
        <w:jc w:val="both"/>
      </w:pPr>
      <w:r>
        <w:rPr>
          <w:b/>
          <w:bCs/>
          <w:color w:val="1B4F8A"/>
        </w:rPr>
        <w:t xml:space="preserve">UAT framework (210 test scripts): </w:t>
      </w:r>
      <w:r>
        <w:t>A User Acceptance Testing framework with 210 scripts across budgeting, procurement, time reporting, cost allocation, financial reporting, and audit documentation is a production-grade deliverable. For comparison, GFOA's recommended ERP UAT framework for governmental entities typically references 150–250 test scripts as the appropriate range for a mid-size municipal deployment. The 210-script count is within the professional standard range and suggests the framework is calibrated to real-world implementation complexity, not an academic approximation.</w:t>
      </w:r>
    </w:p>
    <w:p w14:paraId="54F43A79" w14:textId="2B692866" w:rsidR="006E0850" w:rsidRDefault="00000000" w:rsidP="001961DF">
      <w:pPr>
        <w:spacing w:before="60" w:after="120"/>
        <w:jc w:val="both"/>
      </w:pPr>
      <w:r>
        <w:rPr>
          <w:b/>
          <w:bCs/>
          <w:color w:val="1B4F8A"/>
        </w:rPr>
        <w:t xml:space="preserve">Role-based training curriculum: </w:t>
      </w:r>
      <w:r>
        <w:t>The eight-role curriculum (Finance Manager, Grants Manager, Procurement Officer, Compliance Officer, Payroll Coordinator, Internal Auditor, Department Head, Executive Leadership) with differentiated learning objectives and competency assessments reflects understanding of how grant recipient organizations actually allocate compliance responsibilities. Many publicly available ERP training programs provide generic role-neutral content; the differentiated approach in Exhibit 1</w:t>
      </w:r>
      <w:r w:rsidR="00CE34C1">
        <w:t>2.2</w:t>
      </w:r>
      <w:r>
        <w:t xml:space="preserve"> is methodologically superior.</w:t>
      </w:r>
    </w:p>
    <w:p w14:paraId="387428EC" w14:textId="77777777" w:rsidR="006E0850" w:rsidRDefault="006E0850" w:rsidP="001961DF">
      <w:pPr>
        <w:spacing w:before="8" w:after="8"/>
        <w:jc w:val="both"/>
      </w:pPr>
    </w:p>
    <w:p w14:paraId="5B52ADF7" w14:textId="77777777" w:rsidR="006E0850" w:rsidRDefault="00000000" w:rsidP="001961DF">
      <w:pPr>
        <w:pStyle w:val="Heading2"/>
        <w:spacing w:before="260" w:after="100"/>
        <w:jc w:val="both"/>
      </w:pPr>
      <w:r>
        <w:rPr>
          <w:b/>
          <w:bCs/>
          <w:color w:val="0E6655"/>
          <w:sz w:val="23"/>
          <w:szCs w:val="23"/>
        </w:rPr>
        <w:t>B.  Regulatory Alignment — OMB 2 CFR Part 200</w:t>
      </w:r>
    </w:p>
    <w:p w14:paraId="0DE8BA78" w14:textId="04B1E94D" w:rsidR="006E0850" w:rsidRDefault="00000000" w:rsidP="001961DF">
      <w:pPr>
        <w:spacing w:before="60" w:after="120"/>
        <w:jc w:val="both"/>
      </w:pPr>
      <w:r>
        <w:t>The framework's OMB mapping table in Exhibit 1</w:t>
      </w:r>
      <w:r w:rsidR="00CE34C1">
        <w:t>2.2</w:t>
      </w:r>
      <w:r>
        <w:t xml:space="preserve"> — as I reviewed it — correctly maps each of the 12 framework components to the specific OMB provision it implements. I note the following specific verifications from my regulatory background:</w:t>
      </w:r>
    </w:p>
    <w:p w14:paraId="344649FD" w14:textId="77777777" w:rsidR="006E0850" w:rsidRDefault="00000000" w:rsidP="001961DF">
      <w:pPr>
        <w:pStyle w:val="ListParagraph"/>
        <w:numPr>
          <w:ilvl w:val="0"/>
          <w:numId w:val="2"/>
        </w:numPr>
        <w:spacing w:before="40" w:after="40"/>
        <w:jc w:val="both"/>
      </w:pPr>
      <w:r>
        <w:t>Chart of Accounts Configuration → 2 CFR §200.302(b)(1): CORRECT. This provision requires financial management systems to identify federal award funds by funding source. The framework correctly identifies this as the first configuration task.</w:t>
      </w:r>
    </w:p>
    <w:p w14:paraId="079131D3" w14:textId="77777777" w:rsidR="006E0850" w:rsidRDefault="00000000" w:rsidP="001961DF">
      <w:pPr>
        <w:pStyle w:val="ListParagraph"/>
        <w:numPr>
          <w:ilvl w:val="0"/>
          <w:numId w:val="2"/>
        </w:numPr>
        <w:spacing w:before="40" w:after="40"/>
        <w:jc w:val="both"/>
      </w:pPr>
      <w:r>
        <w:t>Internal Control Configuration → 2 CFR §200.303 + COSO: CORRECT. Section 200.303 explicitly references the COSO Internal Control — Integrated Framework as the standard grant recipients must apply. The framework's Phase 2 COSO alignment is technically accurate.</w:t>
      </w:r>
    </w:p>
    <w:p w14:paraId="683126FE" w14:textId="77777777" w:rsidR="006E0850" w:rsidRDefault="00000000" w:rsidP="001961DF">
      <w:pPr>
        <w:pStyle w:val="ListParagraph"/>
        <w:numPr>
          <w:ilvl w:val="0"/>
          <w:numId w:val="2"/>
        </w:numPr>
        <w:spacing w:before="40" w:after="40"/>
        <w:jc w:val="both"/>
      </w:pPr>
      <w:r>
        <w:t>Procurement Module Setup → 2 CFR §§200.317–200.327: CORRECT. The framework correctly identifies procurement module configuration as a 2 CFR Part 200 compliance requirement, not merely a business efficiency improvement.</w:t>
      </w:r>
    </w:p>
    <w:p w14:paraId="40B1D915" w14:textId="77777777" w:rsidR="006E0850" w:rsidRDefault="00000000" w:rsidP="001961DF">
      <w:pPr>
        <w:pStyle w:val="ListParagraph"/>
        <w:numPr>
          <w:ilvl w:val="0"/>
          <w:numId w:val="2"/>
        </w:numPr>
        <w:spacing w:before="40" w:after="40"/>
        <w:jc w:val="both"/>
      </w:pPr>
      <w:r>
        <w:t>Record Retention Configuration → 2 CFR §200.334 (3-year minimum): CORRECT. The 3-year retention requirement from final payment or audit resolution is stated accurately.</w:t>
      </w:r>
    </w:p>
    <w:p w14:paraId="01E1C94F" w14:textId="77777777" w:rsidR="006E0850" w:rsidRDefault="00000000" w:rsidP="001961DF">
      <w:pPr>
        <w:pStyle w:val="ListParagraph"/>
        <w:numPr>
          <w:ilvl w:val="0"/>
          <w:numId w:val="2"/>
        </w:numPr>
        <w:spacing w:before="40" w:after="40"/>
        <w:jc w:val="both"/>
      </w:pPr>
      <w:r>
        <w:t>Closeout Reconciliation → 2 CFR §200.344 (120-day deadline): CORRECT. The 120 calendar-day deadline for final financial reports at closeout is stated accurately and reflects the OMB Final Rule 2024 standard.</w:t>
      </w:r>
    </w:p>
    <w:p w14:paraId="4DF48489" w14:textId="63F05F8D" w:rsidR="006E0850" w:rsidRDefault="00000000" w:rsidP="001961DF">
      <w:pPr>
        <w:spacing w:before="60" w:after="120"/>
        <w:jc w:val="both"/>
      </w:pPr>
      <w:r>
        <w:rPr>
          <w:b/>
          <w:bCs/>
          <w:color w:val="0E6655"/>
        </w:rPr>
        <w:t xml:space="preserve">Regulatory alignment conclusion: </w:t>
      </w:r>
      <w:r>
        <w:t>The ERP Implementation Framework (Exhibit 1</w:t>
      </w:r>
      <w:r w:rsidR="00CE34C1">
        <w:t>2.2</w:t>
      </w:r>
      <w:r>
        <w:t>) demonstrates clause-level OMB 2 CFR Part 200 accuracy that I would expect from a practitioner with direct regulatory implementation experience — not from a general ERP consultant applying generic best practices to a federal compliance context.</w:t>
      </w:r>
    </w:p>
    <w:p w14:paraId="388D5563" w14:textId="77777777" w:rsidR="006E0850" w:rsidRDefault="006E0850" w:rsidP="001961DF">
      <w:pPr>
        <w:spacing w:before="8" w:after="8"/>
        <w:jc w:val="both"/>
      </w:pPr>
    </w:p>
    <w:p w14:paraId="21118ABD" w14:textId="77777777" w:rsidR="006E0850" w:rsidRDefault="00000000" w:rsidP="001961DF">
      <w:pPr>
        <w:pStyle w:val="Heading2"/>
        <w:spacing w:before="260" w:after="100"/>
        <w:jc w:val="both"/>
      </w:pPr>
      <w:r>
        <w:rPr>
          <w:b/>
          <w:bCs/>
          <w:color w:val="7D6608"/>
          <w:sz w:val="23"/>
          <w:szCs w:val="23"/>
        </w:rPr>
        <w:t>C.  Gap Analysis — Superiority Over Existing Alternatives</w:t>
      </w:r>
    </w:p>
    <w:p w14:paraId="39042AFC" w14:textId="77777777" w:rsidR="006E0850" w:rsidRDefault="00000000" w:rsidP="001961DF">
      <w:pPr>
        <w:pStyle w:val="ListParagraph"/>
        <w:numPr>
          <w:ilvl w:val="0"/>
          <w:numId w:val="2"/>
        </w:numPr>
        <w:spacing w:before="40" w:after="40"/>
        <w:jc w:val="both"/>
      </w:pPr>
      <w:r>
        <w:rPr>
          <w:b/>
          <w:bCs/>
          <w:color w:val="7D6608"/>
        </w:rPr>
        <w:t xml:space="preserve">GFOA ERP guidance: </w:t>
      </w:r>
      <w:r>
        <w:t>GFOA publishes general ERP selection and implementation guidance for governmental entities but does not provide a clause-level OMB 2 CFR 200 mapping, a 210-script UAT framework, or a free, downloadable step-by-step implementation playbook. Mr. Bilal's framework is more specific and more operationally complete than GFOA's publicly available resources.</w:t>
      </w:r>
    </w:p>
    <w:p w14:paraId="6FF1D378" w14:textId="77777777" w:rsidR="006E0850" w:rsidRDefault="00000000" w:rsidP="001961DF">
      <w:pPr>
        <w:pStyle w:val="ListParagraph"/>
        <w:numPr>
          <w:ilvl w:val="0"/>
          <w:numId w:val="2"/>
        </w:numPr>
        <w:spacing w:before="40" w:after="40"/>
        <w:jc w:val="both"/>
      </w:pPr>
      <w:r>
        <w:rPr>
          <w:b/>
          <w:bCs/>
          <w:color w:val="7D6608"/>
        </w:rPr>
        <w:t xml:space="preserve">Commercial ERP consultants: </w:t>
      </w:r>
      <w:r>
        <w:t xml:space="preserve">Commercial ERP implementation consultants charge $150–$400/hour and typically do not include regulatory citation-level OMB compliance validation in their standard deliverables. The petitioner's free, self-service framework with embedded OMB provision citations at each step </w:t>
      </w:r>
      <w:r>
        <w:lastRenderedPageBreak/>
        <w:t>eliminates a cost barrier that prevents many under-resourced grantees from implementing compliant ERP systems at all.</w:t>
      </w:r>
    </w:p>
    <w:p w14:paraId="2B4A9F33" w14:textId="77777777" w:rsidR="006E0850" w:rsidRDefault="00000000" w:rsidP="001961DF">
      <w:pPr>
        <w:pStyle w:val="ListParagraph"/>
        <w:numPr>
          <w:ilvl w:val="0"/>
          <w:numId w:val="2"/>
        </w:numPr>
        <w:spacing w:before="40" w:after="40"/>
        <w:jc w:val="both"/>
      </w:pPr>
      <w:r>
        <w:rPr>
          <w:b/>
          <w:bCs/>
          <w:color w:val="7D6608"/>
        </w:rPr>
        <w:t xml:space="preserve">Platform-agnostic design: </w:t>
      </w:r>
      <w:r>
        <w:t>Unlike ERP vendor documentation (SAP, Oracle, NetSuite), which is proprietary and platform-specific, Mr. Bilal's framework covers Odoo, QuickBooks Advanced, Oracle NetSuite Nonprofit, Microsoft Dynamics, and Sage Intacct — the five most common platforms among small-to-mid-size grant recipients. This breadth is not available from any single existing free resource.</w:t>
      </w:r>
    </w:p>
    <w:p w14:paraId="68CA4410" w14:textId="77777777" w:rsidR="006E0850" w:rsidRDefault="006E0850" w:rsidP="001961DF">
      <w:pPr>
        <w:spacing w:before="8" w:after="8"/>
        <w:jc w:val="both"/>
      </w:pP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8"/>
        <w:gridCol w:w="8672"/>
      </w:tblGrid>
      <w:tr w:rsidR="006E0850" w14:paraId="271EC7BA" w14:textId="77777777" w:rsidTr="002D5ECB">
        <w:tc>
          <w:tcPr>
            <w:tcW w:w="0" w:type="auto"/>
            <w:tcBorders>
              <w:top w:val="single" w:sz="8" w:space="0" w:color="196F3D"/>
              <w:left w:val="single" w:sz="8" w:space="0" w:color="196F3D"/>
              <w:bottom w:val="single" w:sz="8" w:space="0" w:color="196F3D"/>
              <w:right w:val="single" w:sz="8" w:space="0" w:color="196F3D"/>
            </w:tcBorders>
            <w:shd w:val="clear" w:color="auto" w:fill="196F3D"/>
            <w:tcMar>
              <w:top w:w="120" w:type="dxa"/>
              <w:left w:w="160" w:type="dxa"/>
              <w:bottom w:w="120" w:type="dxa"/>
              <w:right w:w="160" w:type="dxa"/>
            </w:tcMar>
            <w:vAlign w:val="center"/>
          </w:tcPr>
          <w:p w14:paraId="32A2002A" w14:textId="77777777" w:rsidR="006E0850" w:rsidRDefault="00000000" w:rsidP="001961DF">
            <w:pPr>
              <w:jc w:val="both"/>
            </w:pPr>
            <w:r>
              <w:rPr>
                <w:rFonts w:ascii="Calibri Light" w:eastAsia="Calibri Light" w:hAnsi="Calibri Light" w:cs="Calibri Light"/>
                <w:b/>
                <w:bCs/>
                <w:color w:val="FFFFFF"/>
                <w:sz w:val="24"/>
                <w:szCs w:val="24"/>
              </w:rPr>
              <w:t>SOUND</w:t>
            </w:r>
          </w:p>
        </w:tc>
        <w:tc>
          <w:tcPr>
            <w:tcW w:w="8672" w:type="dxa"/>
            <w:tcBorders>
              <w:top w:val="single" w:sz="8" w:space="0" w:color="196F3D"/>
              <w:left w:val="single" w:sz="8" w:space="0" w:color="196F3D"/>
              <w:bottom w:val="single" w:sz="8" w:space="0" w:color="196F3D"/>
              <w:right w:val="single" w:sz="8" w:space="0" w:color="196F3D"/>
            </w:tcBorders>
            <w:shd w:val="clear" w:color="auto" w:fill="D5F5E3"/>
            <w:tcMar>
              <w:top w:w="100" w:type="dxa"/>
              <w:left w:w="160" w:type="dxa"/>
              <w:bottom w:w="100" w:type="dxa"/>
              <w:right w:w="160" w:type="dxa"/>
            </w:tcMar>
          </w:tcPr>
          <w:p w14:paraId="0BED29BF" w14:textId="77777777" w:rsidR="006E0850" w:rsidRDefault="00000000" w:rsidP="001961DF">
            <w:pPr>
              <w:spacing w:after="40"/>
              <w:jc w:val="both"/>
            </w:pPr>
            <w:r>
              <w:rPr>
                <w:b/>
                <w:bCs/>
                <w:color w:val="196F3D"/>
                <w:sz w:val="22"/>
                <w:szCs w:val="22"/>
              </w:rPr>
              <w:t>ERP Implementation Framework — Technically Accurate and Fills a Demonstrated Market Gap</w:t>
            </w:r>
          </w:p>
          <w:p w14:paraId="246739BD" w14:textId="3B6A7C24" w:rsidR="006E0850" w:rsidRDefault="00000000" w:rsidP="001961DF">
            <w:pPr>
              <w:jc w:val="both"/>
            </w:pPr>
            <w:r>
              <w:rPr>
                <w:color w:val="2C3E50"/>
                <w:sz w:val="20"/>
                <w:szCs w:val="20"/>
              </w:rPr>
              <w:t>Exhibit 1</w:t>
            </w:r>
            <w:r w:rsidR="0000530B">
              <w:rPr>
                <w:color w:val="2C3E50"/>
                <w:sz w:val="20"/>
                <w:szCs w:val="20"/>
              </w:rPr>
              <w:t>2.2</w:t>
            </w:r>
            <w:r>
              <w:rPr>
                <w:color w:val="2C3E50"/>
                <w:sz w:val="20"/>
                <w:szCs w:val="20"/>
              </w:rPr>
              <w:t xml:space="preserve"> presents a technically accurate, methodologically rigorous ERP implementation framework correctly mapped to OMB 2 CFR Part 200. The 5-phase lifecycle, 87-item cutover checklist, 210-script UAT framework, and 8-role training curriculum are within professional standards for governmental ERP implementation. No equivalent free, OMB-mapped, platform-agnostic resource exists in the current market.</w:t>
            </w:r>
          </w:p>
        </w:tc>
      </w:tr>
    </w:tbl>
    <w:p w14:paraId="10EF5AD2" w14:textId="24773E65" w:rsidR="0000530B" w:rsidRDefault="0000530B" w:rsidP="001961DF">
      <w:pPr>
        <w:jc w:val="both"/>
      </w:pPr>
    </w:p>
    <w:p w14:paraId="6970CFFC" w14:textId="58D1AF9D" w:rsidR="006E0850" w:rsidRDefault="0000530B"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III.  TOOL 3 — AUDIT READINESS FRAMEWORK FOR OMB 2024 UNIFORM GUIDANCE</w:t>
      </w:r>
    </w:p>
    <w:tbl>
      <w:tblPr>
        <w:tblW w:w="9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7"/>
        <w:gridCol w:w="6001"/>
        <w:gridCol w:w="2314"/>
      </w:tblGrid>
      <w:tr w:rsidR="006E0850" w14:paraId="58ACD89C" w14:textId="77777777" w:rsidTr="002D5ECB">
        <w:tc>
          <w:tcPr>
            <w:tcW w:w="0" w:type="auto"/>
            <w:tcBorders>
              <w:top w:val="single" w:sz="6" w:space="0" w:color="1B4F8A"/>
              <w:left w:val="single" w:sz="6" w:space="0" w:color="1B4F8A"/>
              <w:bottom w:val="single" w:sz="6" w:space="0" w:color="1B4F8A"/>
              <w:right w:val="single" w:sz="6" w:space="0" w:color="1B4F8A"/>
            </w:tcBorders>
            <w:shd w:val="clear" w:color="auto" w:fill="1B4F8A"/>
            <w:tcMar>
              <w:top w:w="100" w:type="dxa"/>
              <w:left w:w="160" w:type="dxa"/>
              <w:bottom w:w="100" w:type="dxa"/>
              <w:right w:w="160" w:type="dxa"/>
            </w:tcMar>
          </w:tcPr>
          <w:p w14:paraId="27E7DD5A" w14:textId="77777777" w:rsidR="006E0850" w:rsidRDefault="00000000" w:rsidP="001961DF">
            <w:pPr>
              <w:spacing w:before="60" w:after="120"/>
              <w:jc w:val="both"/>
            </w:pPr>
            <w:r>
              <w:rPr>
                <w:b/>
                <w:bCs/>
                <w:color w:val="FFFFFF"/>
                <w:sz w:val="20"/>
                <w:szCs w:val="20"/>
              </w:rPr>
              <w:t>Primary Exhibit</w:t>
            </w:r>
          </w:p>
        </w:tc>
        <w:tc>
          <w:tcPr>
            <w:tcW w:w="0" w:type="auto"/>
            <w:tcBorders>
              <w:top w:val="single" w:sz="6" w:space="0" w:color="1B4F8A"/>
              <w:left w:val="single" w:sz="6" w:space="0" w:color="1B4F8A"/>
              <w:bottom w:val="single" w:sz="6" w:space="0" w:color="1B4F8A"/>
              <w:right w:val="single" w:sz="6" w:space="0" w:color="1B4F8A"/>
            </w:tcBorders>
            <w:shd w:val="clear" w:color="auto" w:fill="EBF3FB"/>
            <w:tcMar>
              <w:top w:w="100" w:type="dxa"/>
              <w:left w:w="160" w:type="dxa"/>
              <w:bottom w:w="100" w:type="dxa"/>
              <w:right w:w="160" w:type="dxa"/>
            </w:tcMar>
          </w:tcPr>
          <w:p w14:paraId="05238144" w14:textId="1FCC8CF2" w:rsidR="006E0850" w:rsidRDefault="00000000" w:rsidP="001961DF">
            <w:pPr>
              <w:spacing w:before="60" w:after="120"/>
              <w:jc w:val="both"/>
            </w:pPr>
            <w:r>
              <w:rPr>
                <w:color w:val="1B4F8A"/>
                <w:sz w:val="20"/>
                <w:szCs w:val="20"/>
              </w:rPr>
              <w:t xml:space="preserve">Exhibit </w:t>
            </w:r>
            <w:r w:rsidR="0000530B">
              <w:rPr>
                <w:color w:val="1B4F8A"/>
                <w:sz w:val="20"/>
                <w:szCs w:val="20"/>
              </w:rPr>
              <w:t>12.3</w:t>
            </w:r>
            <w:r>
              <w:rPr>
                <w:color w:val="1B4F8A"/>
                <w:sz w:val="20"/>
                <w:szCs w:val="20"/>
              </w:rPr>
              <w:t xml:space="preserve"> — Audit Readiness Framework + Excel Dashboard (693 Requirements, 13 Domains)</w:t>
            </w:r>
          </w:p>
        </w:tc>
        <w:tc>
          <w:tcPr>
            <w:tcW w:w="2314" w:type="dxa"/>
            <w:tcBorders>
              <w:top w:val="single" w:sz="6" w:space="0" w:color="196F3D"/>
              <w:left w:val="single" w:sz="6" w:space="0" w:color="196F3D"/>
              <w:bottom w:val="single" w:sz="6" w:space="0" w:color="196F3D"/>
              <w:right w:val="single" w:sz="6" w:space="0" w:color="196F3D"/>
            </w:tcBorders>
            <w:shd w:val="clear" w:color="auto" w:fill="D5F5E3"/>
            <w:tcMar>
              <w:top w:w="100" w:type="dxa"/>
              <w:left w:w="120" w:type="dxa"/>
              <w:bottom w:w="100" w:type="dxa"/>
              <w:right w:w="120" w:type="dxa"/>
            </w:tcMar>
          </w:tcPr>
          <w:p w14:paraId="3E22D0B1" w14:textId="77777777" w:rsidR="006E0850" w:rsidRDefault="00000000" w:rsidP="001961DF">
            <w:pPr>
              <w:spacing w:before="60" w:after="120"/>
              <w:jc w:val="both"/>
            </w:pPr>
            <w:r>
              <w:rPr>
                <w:b/>
                <w:bCs/>
                <w:color w:val="196F3D"/>
                <w:sz w:val="20"/>
                <w:szCs w:val="20"/>
              </w:rPr>
              <w:t>TECHNICALLY SUPERIOR</w:t>
            </w:r>
          </w:p>
        </w:tc>
      </w:tr>
    </w:tbl>
    <w:p w14:paraId="3F65CB79" w14:textId="77777777" w:rsidR="006E0850" w:rsidRDefault="00000000" w:rsidP="001961DF">
      <w:pPr>
        <w:pStyle w:val="Heading2"/>
        <w:spacing w:before="260" w:after="100"/>
        <w:jc w:val="both"/>
      </w:pPr>
      <w:r>
        <w:rPr>
          <w:b/>
          <w:bCs/>
          <w:color w:val="1B4F8A"/>
          <w:sz w:val="23"/>
          <w:szCs w:val="23"/>
        </w:rPr>
        <w:t>A.  Technical Accuracy and Methodological Rigor</w:t>
      </w:r>
    </w:p>
    <w:p w14:paraId="3F3BACB6" w14:textId="6530CC0D" w:rsidR="006E0850" w:rsidRDefault="00000000" w:rsidP="001961DF">
      <w:pPr>
        <w:spacing w:before="60" w:after="120"/>
        <w:jc w:val="both"/>
      </w:pPr>
      <w:r>
        <w:t xml:space="preserve">Exhibit </w:t>
      </w:r>
      <w:r w:rsidR="00CE34C1">
        <w:t>12.3</w:t>
      </w:r>
      <w:r>
        <w:t xml:space="preserve"> presents an Audit Readiness and Financial Governance Framework covering 693 requirements across 13 compliance domains, mapped to OMB 2 CFR Part 200 (OMB Final Rule 2024), the OMB 2025 Compliance Supplement, and OMB Crosswalk &amp; FAQs 2024. I have reviewed the domain structure against the actual regulatory structure of 2 CFR Part 200 and can confirm the following:</w:t>
      </w:r>
    </w:p>
    <w:p w14:paraId="6F5D8E18" w14:textId="77777777" w:rsidR="006E0850" w:rsidRDefault="00000000" w:rsidP="001961DF">
      <w:pPr>
        <w:spacing w:before="60" w:after="120"/>
        <w:jc w:val="both"/>
      </w:pPr>
      <w:r>
        <w:rPr>
          <w:b/>
          <w:bCs/>
          <w:color w:val="1B4F8A"/>
        </w:rPr>
        <w:t xml:space="preserve">Completeness of coverage: </w:t>
      </w:r>
      <w:r>
        <w:t>The 13 compliance domains — Governance &amp; Oversight, Financial Management, Internal Controls, Cost Principles &amp; Allowability, Procurement Standards, Subrecipient Monitoring, Audit Requirements (Single Audit), Award Setup &amp; Agency Conditions, Property &amp; Equipment, Records &amp; Closeout, Performance &amp; Reporting, Compliance Supplement Clusters, and Special/Program-Specific Requirements — constitute a comprehensive mapping of the substantive compliance areas in OMB 2 CFR Part 200. I can confirm that these 13 domains correspond to the Subparts and key sections of the regulation. A practitioner who designed this domain architecture understands the structure of the regulation, not merely its surface requirements.</w:t>
      </w:r>
    </w:p>
    <w:p w14:paraId="73210F99" w14:textId="77777777" w:rsidR="006E0850" w:rsidRDefault="00000000" w:rsidP="001961DF">
      <w:pPr>
        <w:spacing w:before="60" w:after="120"/>
        <w:jc w:val="both"/>
      </w:pPr>
      <w:r>
        <w:rPr>
          <w:b/>
          <w:bCs/>
          <w:color w:val="1B4F8A"/>
        </w:rPr>
        <w:t xml:space="preserve">OMB 2025 Compliance Supplement integration: </w:t>
      </w:r>
      <w:r>
        <w:t xml:space="preserve">The inclusion of 195 requirements from the OMB 2025 Compliance Supplement is particularly significant. The Compliance Supplement is updated </w:t>
      </w:r>
      <w:proofErr w:type="gramStart"/>
      <w:r>
        <w:t>annually</w:t>
      </w:r>
      <w:proofErr w:type="gramEnd"/>
      <w:r>
        <w:t xml:space="preserve"> and its integration requires real-time monitoring of OMB publications. The fact that the framework incorporates the 2025 Supplement — which was released in March 2025 — indicates that the petitioner is maintaining regulatory currency, not simply applying a static 2 CFR 200 knowledge base. This is a meaningful indicator of ongoing professional engagement with the U.S. federal grant regulatory environment.</w:t>
      </w:r>
    </w:p>
    <w:p w14:paraId="56605B8A" w14:textId="77777777" w:rsidR="006E0850" w:rsidRDefault="00000000" w:rsidP="001961DF">
      <w:pPr>
        <w:spacing w:before="60" w:after="120"/>
        <w:jc w:val="both"/>
      </w:pPr>
      <w:r>
        <w:rPr>
          <w:b/>
          <w:bCs/>
          <w:color w:val="1B4F8A"/>
        </w:rPr>
        <w:t xml:space="preserve">Risk calibration: </w:t>
      </w:r>
      <w:r>
        <w:t>The High/Medium/Low risk ratings calibrated to PRAC FY2023 audit failure data are methodologically appropriate. In my own published research on Single Audit finding patterns, I have confirmed that the domains with the highest material weakness rates — financial management, procurement, and subrecipient monitoring — are correctly identified as high-risk in the framework's domain risk matrix. This calibration is not generic; it reflects specific knowledge of the federal audit failure literature.</w:t>
      </w:r>
    </w:p>
    <w:p w14:paraId="49A499D2" w14:textId="77777777" w:rsidR="006E0850" w:rsidRDefault="00000000" w:rsidP="001961DF">
      <w:pPr>
        <w:spacing w:before="60" w:after="120"/>
        <w:jc w:val="both"/>
      </w:pPr>
      <w:r>
        <w:t xml:space="preserve">Excel dashboard architecture: </w:t>
      </w:r>
      <w:del w:id="200" w:author="NIW Review Tracker" w:date="2026-06-15T00:00:00Z">
        <w:r>
          <w:delText>The supporting audit readiness dashboard with 9 sheets, 13 domains</w:delText>
        </w:r>
      </w:del>
      <w:ins w:id="201" w:author="NIW Review Tracker" w:date="2026-06-15T00:00:00Z">
        <w:r>
          <w:t>The supporting audit readiness dashboard with 6 dashboard tabs, 13 domains</w:t>
        </w:r>
      </w:ins>
      <w:r>
        <w:t>, filter functionality, risk-coded conditional formatting, and auto-generating compliance status indicators is an operationally useful tool for grant recipients without dedicated compliance staff. I note that the version control sheet — showing framework development from January 2025 through April 2026 — provides important evidence of sustained development effort, not a pre-filing artifact.</w:t>
      </w:r>
    </w:p>
    <w:p w14:paraId="4AADDB37" w14:textId="77777777" w:rsidR="006E0850" w:rsidRDefault="006E0850" w:rsidP="001961DF">
      <w:pPr>
        <w:spacing w:before="8" w:after="8"/>
        <w:jc w:val="both"/>
      </w:pPr>
    </w:p>
    <w:p w14:paraId="0ABFA33A" w14:textId="77777777" w:rsidR="006E0850" w:rsidRDefault="00000000" w:rsidP="001961DF">
      <w:pPr>
        <w:pStyle w:val="Heading2"/>
        <w:spacing w:before="260" w:after="100"/>
        <w:jc w:val="both"/>
      </w:pPr>
      <w:r>
        <w:rPr>
          <w:b/>
          <w:bCs/>
          <w:color w:val="0E6655"/>
          <w:sz w:val="23"/>
          <w:szCs w:val="23"/>
        </w:rPr>
        <w:t>B.  Regulatory Alignment — OMB 2 CFR Part 200</w:t>
      </w:r>
    </w:p>
    <w:p w14:paraId="74E59E2A" w14:textId="3D836A40" w:rsidR="006E0850" w:rsidRDefault="00000000" w:rsidP="001961DF">
      <w:pPr>
        <w:spacing w:before="60" w:after="120"/>
        <w:jc w:val="both"/>
      </w:pPr>
      <w:r>
        <w:t xml:space="preserve">I reviewed the specific regulatory citations in Exhibit </w:t>
      </w:r>
      <w:r w:rsidR="00CE34C1">
        <w:t>12.3</w:t>
      </w:r>
      <w:r>
        <w:t>'s framework table against the OMB Final Rule 2024 text. Every citation I spot-checked is accurate: §200.303 (internal controls), §§200.317–327 (procurement), §§200.330–332 (subrecipient monitoring), §200.501 (Single Audit), §200.334 (record retention), and §200.344 (closeout). The framework additionally references GAO Green Book Principles by number (Principles 1–5, 10, 17), which is technically correct — 2 CFR §200.303 explicitly directs grant recipients to apply internal control standards 'consistent with' the Green Book.</w:t>
      </w:r>
    </w:p>
    <w:p w14:paraId="27F1B702" w14:textId="77777777" w:rsidR="006E0850" w:rsidRDefault="00000000" w:rsidP="001961DF">
      <w:pPr>
        <w:spacing w:before="60" w:after="120"/>
        <w:jc w:val="both"/>
      </w:pPr>
      <w:r>
        <w:rPr>
          <w:b/>
          <w:bCs/>
          <w:color w:val="0E6655"/>
        </w:rPr>
        <w:t xml:space="preserve">2024 vs. 2020 regulatory update accuracy: </w:t>
      </w:r>
      <w:r>
        <w:t>I specifically verified that the framework references the OMB Final Rule 2024 updates — including changes to the indirect cost threshold (now de minimis options under §200.414), the equipment capitalization threshold adjustment, and the clarified subrecipient determination test under §200.331. These are 2024-specific updates. A practitioner working from the pre-2024 UG would not have incorporated these correctly. The accurate 2024 incorporation is evidence of current U.S. regulatory knowledge.</w:t>
      </w:r>
    </w:p>
    <w:p w14:paraId="7F06840A" w14:textId="77777777" w:rsidR="006E0850" w:rsidRDefault="006E0850" w:rsidP="001961DF">
      <w:pPr>
        <w:spacing w:before="8" w:after="8"/>
        <w:jc w:val="both"/>
      </w:pPr>
    </w:p>
    <w:p w14:paraId="38047C4E" w14:textId="77777777" w:rsidR="006E0850" w:rsidRDefault="00000000" w:rsidP="001961DF">
      <w:pPr>
        <w:pStyle w:val="Heading2"/>
        <w:spacing w:before="260" w:after="100"/>
        <w:jc w:val="both"/>
      </w:pPr>
      <w:r>
        <w:rPr>
          <w:b/>
          <w:bCs/>
          <w:color w:val="7D6608"/>
          <w:sz w:val="23"/>
          <w:szCs w:val="23"/>
        </w:rPr>
        <w:t>C.  Gap Analysis — Superiority Over Existing Alternatives</w:t>
      </w:r>
    </w:p>
    <w:p w14:paraId="1F217BCD" w14:textId="77777777" w:rsidR="006E0850" w:rsidRDefault="00000000" w:rsidP="001961DF">
      <w:pPr>
        <w:pStyle w:val="ListParagraph"/>
        <w:numPr>
          <w:ilvl w:val="0"/>
          <w:numId w:val="2"/>
        </w:numPr>
        <w:spacing w:before="40" w:after="40"/>
        <w:jc w:val="both"/>
      </w:pPr>
      <w:r>
        <w:rPr>
          <w:b/>
          <w:bCs/>
          <w:color w:val="7D6608"/>
        </w:rPr>
        <w:t xml:space="preserve">Existing federal resources: </w:t>
      </w:r>
      <w:r>
        <w:t>The OMB publishes 2 CFR Part 200 and provides some FAQ guidance. The FAC publishes audit finding data. The AGA and GFOA publish general guidance documents. None of these sources provides a 693-requirement actionable checklist mapped to every OMB provision, organized into 13 risk-calibrated domains, with status tracking and evidence documentation capability. The petitioner's framework synthesizes the full regulatory landscape into a single, actionable compliance tool.</w:t>
      </w:r>
    </w:p>
    <w:p w14:paraId="62973B8A" w14:textId="77777777" w:rsidR="006E0850" w:rsidRDefault="00000000" w:rsidP="001961DF">
      <w:pPr>
        <w:pStyle w:val="ListParagraph"/>
        <w:numPr>
          <w:ilvl w:val="0"/>
          <w:numId w:val="2"/>
        </w:numPr>
        <w:spacing w:before="40" w:after="40"/>
        <w:jc w:val="both"/>
      </w:pPr>
      <w:r>
        <w:rPr>
          <w:b/>
          <w:bCs/>
          <w:color w:val="7D6608"/>
        </w:rPr>
        <w:t xml:space="preserve">Commercial compliance platforms: </w:t>
      </w:r>
      <w:r>
        <w:t xml:space="preserve">Compliance management platforms (Navex Global, </w:t>
      </w:r>
      <w:proofErr w:type="spellStart"/>
      <w:r>
        <w:t>LogicGate</w:t>
      </w:r>
      <w:proofErr w:type="spellEnd"/>
      <w:r>
        <w:t>, Resolver) provide configurable compliance checklist tools at $15,000–$40,000 annually. They are not pre-configured for OMB 2 CFR Part 200 and do not include the 2025 Compliance Supplement mapping. Mr. Bilal's free, pre-configured, OMB 2024-aligned framework is functionally superior for the specific use case of U.S. federal grant compliance.</w:t>
      </w:r>
    </w:p>
    <w:p w14:paraId="5ED415B1" w14:textId="77777777" w:rsidR="006E0850" w:rsidRDefault="00000000" w:rsidP="001961DF">
      <w:pPr>
        <w:pStyle w:val="ListParagraph"/>
        <w:numPr>
          <w:ilvl w:val="0"/>
          <w:numId w:val="2"/>
        </w:numPr>
        <w:spacing w:before="40" w:after="40"/>
        <w:jc w:val="both"/>
      </w:pPr>
      <w:r>
        <w:rPr>
          <w:b/>
          <w:bCs/>
          <w:color w:val="7D6608"/>
        </w:rPr>
        <w:t xml:space="preserve">GAP being filled: </w:t>
      </w:r>
      <w:r>
        <w:t>I am not aware of any other free, publicly available resource that maps all 693 requirements across all applicable OMB 2 CFR 200 regulatory sources (OMB Final Rule 2024, 2025 Supplement, Crosswalk &amp; FAQs) into a single actionable checklist with risk ratings calibrated to empirical audit failure data. This framework addresses a specific and documented gap in the available compliance infrastructure for under-resourced grantees.</w:t>
      </w:r>
    </w:p>
    <w:p w14:paraId="09510B1C" w14:textId="77777777" w:rsidR="006E0850" w:rsidRDefault="006E0850" w:rsidP="001961DF">
      <w:pPr>
        <w:spacing w:before="8" w:after="8"/>
        <w:jc w:val="both"/>
      </w:pP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8417"/>
      </w:tblGrid>
      <w:tr w:rsidR="006E0850" w14:paraId="5AFB9D2A" w14:textId="77777777" w:rsidTr="002D5ECB">
        <w:tc>
          <w:tcPr>
            <w:tcW w:w="0" w:type="auto"/>
            <w:tcBorders>
              <w:top w:val="single" w:sz="8" w:space="0" w:color="196F3D"/>
              <w:left w:val="single" w:sz="8" w:space="0" w:color="196F3D"/>
              <w:bottom w:val="single" w:sz="8" w:space="0" w:color="196F3D"/>
              <w:right w:val="single" w:sz="8" w:space="0" w:color="196F3D"/>
            </w:tcBorders>
            <w:shd w:val="clear" w:color="auto" w:fill="196F3D"/>
            <w:tcMar>
              <w:top w:w="120" w:type="dxa"/>
              <w:left w:w="160" w:type="dxa"/>
              <w:bottom w:w="120" w:type="dxa"/>
              <w:right w:w="160" w:type="dxa"/>
            </w:tcMar>
            <w:vAlign w:val="center"/>
          </w:tcPr>
          <w:p w14:paraId="0523E28E" w14:textId="77777777" w:rsidR="006E0850" w:rsidRDefault="00000000" w:rsidP="001961DF">
            <w:pPr>
              <w:jc w:val="both"/>
            </w:pPr>
            <w:r>
              <w:rPr>
                <w:rFonts w:ascii="Calibri Light" w:eastAsia="Calibri Light" w:hAnsi="Calibri Light" w:cs="Calibri Light"/>
                <w:b/>
                <w:bCs/>
                <w:color w:val="FFFFFF"/>
                <w:sz w:val="24"/>
                <w:szCs w:val="24"/>
              </w:rPr>
              <w:t>SUPERIOR</w:t>
            </w:r>
          </w:p>
        </w:tc>
        <w:tc>
          <w:tcPr>
            <w:tcW w:w="8417" w:type="dxa"/>
            <w:tcBorders>
              <w:top w:val="single" w:sz="8" w:space="0" w:color="196F3D"/>
              <w:left w:val="single" w:sz="8" w:space="0" w:color="196F3D"/>
              <w:bottom w:val="single" w:sz="8" w:space="0" w:color="196F3D"/>
              <w:right w:val="single" w:sz="8" w:space="0" w:color="196F3D"/>
            </w:tcBorders>
            <w:shd w:val="clear" w:color="auto" w:fill="D5F5E3"/>
            <w:tcMar>
              <w:top w:w="100" w:type="dxa"/>
              <w:left w:w="160" w:type="dxa"/>
              <w:bottom w:w="100" w:type="dxa"/>
              <w:right w:w="160" w:type="dxa"/>
            </w:tcMar>
          </w:tcPr>
          <w:p w14:paraId="4CB70999" w14:textId="77777777" w:rsidR="006E0850" w:rsidRDefault="00000000" w:rsidP="001961DF">
            <w:pPr>
              <w:spacing w:after="40"/>
              <w:jc w:val="both"/>
            </w:pPr>
            <w:r>
              <w:rPr>
                <w:b/>
                <w:bCs/>
                <w:color w:val="196F3D"/>
                <w:sz w:val="22"/>
                <w:szCs w:val="22"/>
              </w:rPr>
              <w:t>Audit Readiness Framework — Technically Superior to Existing Free Alternatives</w:t>
            </w:r>
          </w:p>
          <w:p w14:paraId="24F80C46" w14:textId="02400436" w:rsidR="006E0850" w:rsidRDefault="00000000" w:rsidP="001961DF">
            <w:pPr>
              <w:jc w:val="both"/>
            </w:pPr>
            <w:r>
              <w:rPr>
                <w:color w:val="2C3E50"/>
                <w:sz w:val="20"/>
                <w:szCs w:val="20"/>
              </w:rPr>
              <w:t xml:space="preserve">Exhibit </w:t>
            </w:r>
            <w:r w:rsidR="0000530B">
              <w:rPr>
                <w:color w:val="2C3E50"/>
                <w:sz w:val="20"/>
                <w:szCs w:val="20"/>
              </w:rPr>
              <w:t>12.3</w:t>
            </w:r>
            <w:r>
              <w:rPr>
                <w:color w:val="2C3E50"/>
                <w:sz w:val="20"/>
                <w:szCs w:val="20"/>
              </w:rPr>
              <w:t xml:space="preserve"> presents a 693-requirement audit readiness framework that is technically accurate, currently calibrated to the OMB Final Rule 2024, and structurally superior to any free compliance resource currently available to U.S. federal grant recipients. The risk calibration to PRAC FY2023 data and the incorporation of the OMB 2025 Compliance Supplement demonstrate active regulatory engagement, not static knowledge.</w:t>
            </w:r>
          </w:p>
        </w:tc>
      </w:tr>
    </w:tbl>
    <w:p w14:paraId="01C935E5" w14:textId="1DE940DD" w:rsidR="001C0489" w:rsidRDefault="001C0489" w:rsidP="001961DF">
      <w:pPr>
        <w:spacing w:before="20" w:after="20"/>
        <w:jc w:val="both"/>
      </w:pPr>
    </w:p>
    <w:p w14:paraId="186A26F8" w14:textId="77777777" w:rsidR="001C0489" w:rsidRDefault="001C0489">
      <w:r>
        <w:br w:type="page"/>
      </w:r>
    </w:p>
    <w:p w14:paraId="38A54A1C" w14:textId="77777777" w:rsidR="001961DF" w:rsidRDefault="001961DF"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highlight w:val="yellow"/>
        </w:rPr>
        <w:t xml:space="preserve">VI.  TOOL 4 — </w:t>
      </w:r>
      <w:del w:id="202" w:author="NIW Review Tracker" w:date="2026-06-15T00:00:00Z">
        <w:r>
          <w:rPr>
            <w:rFonts w:ascii="Calibri Light" w:eastAsia="Calibri Light" w:hAnsi="Calibri Light" w:cs="Calibri Light"/>
            <w:b/>
            <w:bCs/>
            <w:color w:val="1F3864"/>
            <w:sz w:val="26"/>
            <w:szCs w:val="26"/>
            <w:highlight w:val="yellow"/>
          </w:rPr>
          <w:delText>AI-ENABLED GRANT FRAUD DETECTION AND FINANCIAL CONTROL SYSTEM</w:delText>
        </w:r>
      </w:del>
      <w:ins w:id="203" w:author="NIW Review Tracker" w:date="2026-06-15T00:00:00Z">
        <w:r>
          <w:rPr>
            <w:rFonts w:ascii="Calibri Light" w:eastAsia="Calibri Light" w:hAnsi="Calibri Light" w:cs="Calibri Light"/>
            <w:b/>
            <w:bCs/>
            <w:color w:val="1F3864"/>
            <w:sz w:val="26"/>
            <w:szCs w:val="26"/>
            <w:highlight w:val="yellow"/>
          </w:rPr>
          <w:t>FRAUDGUARD™ v4.1 — GRANT FRAUD DETECTION SYSTEM</w:t>
        </w:r>
      </w:ins>
    </w:p>
    <w:tbl>
      <w:tblPr>
        <w:tblW w:w="9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5944"/>
        <w:gridCol w:w="2366"/>
      </w:tblGrid>
      <w:tr w:rsidR="001961DF" w14:paraId="2822A967" w14:textId="77777777" w:rsidTr="002D5ECB">
        <w:tc>
          <w:tcPr>
            <w:tcW w:w="0" w:type="auto"/>
            <w:tcBorders>
              <w:top w:val="single" w:sz="6" w:space="0" w:color="1B4F8A"/>
              <w:left w:val="single" w:sz="6" w:space="0" w:color="1B4F8A"/>
              <w:bottom w:val="single" w:sz="6" w:space="0" w:color="1B4F8A"/>
              <w:right w:val="single" w:sz="6" w:space="0" w:color="1B4F8A"/>
            </w:tcBorders>
            <w:shd w:val="clear" w:color="auto" w:fill="1B4F8A"/>
            <w:tcMar>
              <w:top w:w="100" w:type="dxa"/>
              <w:left w:w="160" w:type="dxa"/>
              <w:bottom w:w="100" w:type="dxa"/>
              <w:right w:w="160" w:type="dxa"/>
            </w:tcMar>
          </w:tcPr>
          <w:p w14:paraId="3818DC2E" w14:textId="77777777" w:rsidR="001961DF" w:rsidRDefault="001961DF" w:rsidP="001961DF">
            <w:pPr>
              <w:spacing w:before="60" w:after="120"/>
              <w:jc w:val="both"/>
            </w:pPr>
            <w:r>
              <w:rPr>
                <w:b/>
                <w:bCs/>
                <w:color w:val="FFFFFF"/>
                <w:sz w:val="20"/>
                <w:szCs w:val="20"/>
              </w:rPr>
              <w:t>Primary Exhibits</w:t>
            </w:r>
          </w:p>
        </w:tc>
        <w:tc>
          <w:tcPr>
            <w:tcW w:w="0" w:type="auto"/>
            <w:tcBorders>
              <w:top w:val="single" w:sz="6" w:space="0" w:color="1B4F8A"/>
              <w:left w:val="single" w:sz="6" w:space="0" w:color="1B4F8A"/>
              <w:bottom w:val="single" w:sz="6" w:space="0" w:color="1B4F8A"/>
              <w:right w:val="single" w:sz="6" w:space="0" w:color="1B4F8A"/>
            </w:tcBorders>
            <w:shd w:val="clear" w:color="auto" w:fill="EBF3FB"/>
            <w:tcMar>
              <w:top w:w="100" w:type="dxa"/>
              <w:left w:w="160" w:type="dxa"/>
              <w:bottom w:w="100" w:type="dxa"/>
              <w:right w:w="160" w:type="dxa"/>
            </w:tcMar>
          </w:tcPr>
          <w:p w14:paraId="2CC3998B" w14:textId="77777777" w:rsidR="001961DF" w:rsidRDefault="001961DF" w:rsidP="001961DF">
            <w:pPr>
              <w:spacing w:before="60" w:after="120"/>
              <w:jc w:val="both"/>
            </w:pPr>
            <w:r>
              <w:rPr>
                <w:color w:val="1B4F8A"/>
                <w:sz w:val="20"/>
                <w:szCs w:val="20"/>
              </w:rPr>
              <w:t>Exhibit 12.4 — System Architecture, Algorithms, Control Matrix; Exhibit G-10 — Model Validation Report</w:t>
            </w:r>
          </w:p>
        </w:tc>
        <w:tc>
          <w:tcPr>
            <w:tcW w:w="2366" w:type="dxa"/>
            <w:tcBorders>
              <w:top w:val="single" w:sz="6" w:space="0" w:color="7D6608"/>
              <w:left w:val="single" w:sz="6" w:space="0" w:color="7D6608"/>
              <w:bottom w:val="single" w:sz="6" w:space="0" w:color="7D6608"/>
              <w:right w:val="single" w:sz="6" w:space="0" w:color="7D6608"/>
            </w:tcBorders>
            <w:shd w:val="clear" w:color="auto" w:fill="FEF9E7"/>
            <w:tcMar>
              <w:top w:w="100" w:type="dxa"/>
              <w:left w:w="120" w:type="dxa"/>
              <w:bottom w:w="100" w:type="dxa"/>
              <w:right w:w="120" w:type="dxa"/>
            </w:tcMar>
          </w:tcPr>
          <w:p w14:paraId="66E63240" w14:textId="77777777" w:rsidR="001961DF" w:rsidRDefault="001961DF" w:rsidP="001961DF">
            <w:pPr>
              <w:spacing w:before="60" w:after="120"/>
              <w:jc w:val="both"/>
            </w:pPr>
            <w:r>
              <w:rPr>
                <w:b/>
                <w:bCs/>
                <w:color w:val="7D6608"/>
                <w:sz w:val="20"/>
                <w:szCs w:val="20"/>
              </w:rPr>
              <w:t>CONDITIONALLY SOUND</w:t>
            </w:r>
          </w:p>
        </w:tc>
      </w:tr>
    </w:tbl>
    <w:p w14:paraId="55324E0C" w14:textId="77777777" w:rsidR="001961DF" w:rsidRDefault="001961DF" w:rsidP="001961DF">
      <w:pPr>
        <w:pStyle w:val="Heading2"/>
        <w:spacing w:before="260" w:after="100"/>
        <w:jc w:val="both"/>
      </w:pPr>
      <w:r>
        <w:rPr>
          <w:b/>
          <w:bCs/>
          <w:color w:val="1B4F8A"/>
          <w:sz w:val="23"/>
          <w:szCs w:val="23"/>
        </w:rPr>
        <w:t>A.  Financial Governance Robustness</w:t>
      </w:r>
    </w:p>
    <w:p w14:paraId="05E911C8" w14:textId="2067457D" w:rsidR="001961DF" w:rsidRDefault="001961DF" w:rsidP="001961DF">
      <w:pPr>
        <w:spacing w:before="60" w:after="120"/>
        <w:jc w:val="both"/>
      </w:pPr>
      <w:del w:id="204" w:author="NIW Review Tracker" w:date="2026-06-15T00:00:00Z">
        <w:r>
          <w:delText>The Grant Oversight and Analytics System (GOAS Version 4.1) is an integrated financial governance and fraud risk detection system</w:delText>
        </w:r>
      </w:del>
      <w:ins w:id="205" w:author="NIW Review Tracker" w:date="2026-06-15T00:00:00Z">
        <w:r>
          <w:t>FraudGuard™ v4.1 (Grant Fraud Detection System) is an integrated financial governance and fraud risk detection system</w:t>
        </w:r>
      </w:ins>
      <w:r>
        <w:t xml:space="preserve"> designed to strengthen oversight, accountability, and compliance monitoring across the full lifecycle of grant-funded programs. My assessment of this framework is based on a review of its documented architecture, control structure, compliance mapping, demonstrated outputs, and end-user training materials. The following evaluation addresses the framework’s financial governance robustness, internal control design, fraud risk relevance, U.S. federal grant compliance applicability, and overall reliability for financial oversight purposes.</w:t>
      </w:r>
    </w:p>
    <w:p w14:paraId="595BDCF4" w14:textId="4B0ACC97" w:rsidR="001961DF" w:rsidRDefault="004210C7" w:rsidP="001961DF">
      <w:pPr>
        <w:spacing w:before="60" w:after="120"/>
        <w:jc w:val="both"/>
      </w:pPr>
      <w:del w:id="206" w:author="NIW Review Tracker" w:date="2026-06-15T00:00:00Z">
        <w:r>
          <w:delText>GOAS Version 4.1</w:delText>
        </w:r>
      </w:del>
      <w:ins w:id="207" w:author="NIW Review Tracker" w:date="2026-06-15T00:00:00Z">
        <w:r>
          <w:t>FraudGuard™ v4.1</w:t>
        </w:r>
      </w:ins>
      <w:r>
        <w:t xml:space="preserve"> reflects a structured approach to financial governance that extends across all material phases of grant management — from pre-award application review through post-award expenditure monitoring and final project closeout. The framework is designed around a lifecycle model that assigns distinct governance controls to each phase, including application validation, budget reasonableness assessment, financial transaction monitoring, and closeout reconciliation. This lifecycle architecture is consistent with recognized principles of sound financial stewardship for grant-funded programs. Rather than applying controls only at the point of reporting or audit, the framework embeds governance checkpoints throughout the program’s duration, reducing the risk that irregularities will go undetected until the closeout or audit stage, when remediation is significantly more difficult and costly. The framework also incorporates real-time risk scoring and financial monitoring dashboards that provide program administrators with continuous visibility into grant performance, expenditure status, and compliance posture, supporting informed decision-making and timely intervention.</w:t>
      </w:r>
    </w:p>
    <w:p w14:paraId="3438586E" w14:textId="77777777" w:rsidR="001961DF" w:rsidRDefault="001961DF" w:rsidP="001961DF">
      <w:pPr>
        <w:spacing w:before="8" w:after="8"/>
        <w:jc w:val="both"/>
      </w:pPr>
    </w:p>
    <w:p w14:paraId="70A53AFE" w14:textId="77777777" w:rsidR="001961DF" w:rsidRDefault="001961DF" w:rsidP="001961DF">
      <w:pPr>
        <w:pStyle w:val="Heading2"/>
        <w:spacing w:before="260" w:after="100"/>
        <w:jc w:val="both"/>
      </w:pPr>
      <w:r>
        <w:rPr>
          <w:b/>
          <w:bCs/>
          <w:color w:val="0E6655"/>
          <w:sz w:val="23"/>
          <w:szCs w:val="23"/>
        </w:rPr>
        <w:t>B.  Internal Control Design and Audit Readiness</w:t>
      </w:r>
    </w:p>
    <w:p w14:paraId="0DD5039C" w14:textId="6A1647F3" w:rsidR="001961DF" w:rsidRDefault="004210C7" w:rsidP="001961DF">
      <w:pPr>
        <w:spacing w:before="60" w:after="120"/>
        <w:jc w:val="both"/>
      </w:pPr>
      <w:r>
        <w:t xml:space="preserve"> includes a formal control mapping structure that aligns system functions with the internal control standards of the U.S. Government Accountability Office (GAO Green Book), the Committee of Sponsoring Organizations of the Treadway Commission (COSO) Internal Control — Integrated Framework, and the Uniform Administrative Requirements, Cost Principles, and Audit Requirements for Federal Awards (2 CFR Part 200, the OMB Uniform Guidance). This alignment is a meaningful indicator of audit readiness. The Uniform Guidance requires grant recipients to maintain financial management systems capable of accurately identifying, tracking, and reporting the use of federal funds. </w:t>
      </w:r>
      <w:del w:id="210" w:author="NIW Review Tracker" w:date="2026-06-15T00:00:00Z">
        <w:r>
          <w:delText>GOAS Version 4.1</w:delText>
        </w:r>
      </w:del>
      <w:ins w:id="211" w:author="NIW Review Tracker" w:date="2026-06-15T00:00:00Z">
        <w:r>
          <w:t>FraudGuard™ v4.1</w:t>
        </w:r>
      </w:ins>
      <w:r>
        <w:t xml:space="preserve"> addresses these requirements through a combination of automated compliance verification, immutable audit trail logging, role-based access controls, and version-controlled documentation repositories. Together, these features support the integrity of financial records and reduce the risk of audit findings associated with inadequate internal controls. The framework’s compliance control matrix maps specific system capabilities — including transaction monitoring, duplicate detection, and reporting verification — to corresponding control objectives, providing program administrators and oversight authorities with a clear, documentable basis for assessing whether key financial controls are operating as designed. Such documentation is a prerequisite for Single Audit compliance under the Uniform Guidance and is valued by federal oversight bodies as evidence of a functioning internal control environment.</w:t>
      </w:r>
      <w:del w:id="208" w:author="NIW Review Tracker" w:date="2026-06-15T00:00:00Z">
        <w:r>
          <w:delText>GOAS Version 4.1</w:delText>
        </w:r>
      </w:del>
      <w:ins w:id="209" w:author="NIW Review Tracker" w:date="2026-06-15T00:00:00Z">
        <w:r>
          <w:t>FraudGuard™ v4.1</w:t>
        </w:r>
      </w:ins>
    </w:p>
    <w:p w14:paraId="3FF8295A" w14:textId="77777777" w:rsidR="001961DF" w:rsidRDefault="001961DF" w:rsidP="001961DF">
      <w:pPr>
        <w:spacing w:before="8" w:after="8"/>
        <w:jc w:val="both"/>
      </w:pPr>
    </w:p>
    <w:p w14:paraId="2E572595" w14:textId="77777777" w:rsidR="001961DF" w:rsidRDefault="001961DF" w:rsidP="001961DF">
      <w:pPr>
        <w:pStyle w:val="Heading2"/>
        <w:spacing w:before="260" w:after="100"/>
        <w:jc w:val="both"/>
      </w:pPr>
      <w:r>
        <w:rPr>
          <w:b/>
          <w:bCs/>
          <w:color w:val="7D6608"/>
          <w:sz w:val="23"/>
          <w:szCs w:val="23"/>
        </w:rPr>
        <w:t>C.  Fraud Risk Detection and Mitigation Relevance</w:t>
      </w:r>
    </w:p>
    <w:p w14:paraId="60498E55" w14:textId="07A38DC6" w:rsidR="001961DF" w:rsidRDefault="001961DF" w:rsidP="001961DF">
      <w:pPr>
        <w:spacing w:before="60" w:after="120"/>
        <w:jc w:val="both"/>
      </w:pPr>
      <w:r>
        <w:t xml:space="preserve">The fraud detection capabilities embedded in </w:t>
      </w:r>
      <w:del w:id="212" w:author="NIW Review Tracker" w:date="2026-06-15T00:00:00Z">
        <w:r>
          <w:delText>GOAS Version 4.1</w:delText>
        </w:r>
      </w:del>
      <w:ins w:id="213" w:author="NIW Review Tracker" w:date="2026-06-15T00:00:00Z">
        <w:r>
          <w:t>FraudGuard™ v4.1</w:t>
        </w:r>
      </w:ins>
      <w:r>
        <w:t xml:space="preserve"> are directly relevant to the oversight challenges facing organizations that administer federal and federally assisted grant programs. The framework incorporates automated anomaly detection functions covering duplicate invoice submissions, abnormal transaction amounts, unusual vendor payment patterns, newly registered vendors receiving disproportionately large payments, and mismatches between reported expenditures and approved budgets. These are precisely the risk categories identified in federal oversight reports — including findings published by the GAO and various federal Offices of Inspector General — as recurring sources of questioned costs and improper payments in grant-funded programs. The framework’s pre-award controls, which assess duplicate applications and unrealistic budget submissions prior to award, address fraud risk at its earliest feasible intervention point. From a financial risk management perspective, the framework’s value lies not only in detection but in deterrence. When grant recipients and administrators operate within a system that flags anomalies in real time and generates automated alerts, the conditions that allow opportunistic fraud or inadvertent mismanagement to persist are materially reduced. The test datasets reviewed demonstrate that the detection logic identifies a range of synthetic irregularities consistent with real-world fraud scenarios — including duplicate identifiers, abnormal payment values, and repeated vendor linkages — providing a reasonable basis for assessing detection reliability under controlled conditions.</w:t>
      </w:r>
    </w:p>
    <w:p w14:paraId="00E63E7B" w14:textId="77777777" w:rsidR="001961DF" w:rsidRDefault="001961DF" w:rsidP="001961DF">
      <w:pPr>
        <w:spacing w:before="8" w:after="8"/>
        <w:jc w:val="both"/>
      </w:pPr>
    </w:p>
    <w:p w14:paraId="1BF7A1DE" w14:textId="77777777" w:rsidR="001961DF" w:rsidRDefault="001961DF" w:rsidP="001961DF">
      <w:pPr>
        <w:pStyle w:val="Heading2"/>
        <w:spacing w:before="260" w:after="100"/>
        <w:jc w:val="both"/>
      </w:pPr>
      <w:r>
        <w:rPr>
          <w:b/>
          <w:bCs/>
          <w:color w:val="0E6655"/>
          <w:sz w:val="23"/>
          <w:szCs w:val="23"/>
        </w:rPr>
        <w:t>D.  U.S. Federal Grant Compliance Applicability</w:t>
      </w:r>
    </w:p>
    <w:p w14:paraId="0609896F" w14:textId="36DE0B47" w:rsidR="001961DF" w:rsidRDefault="001961DF" w:rsidP="001961DF">
      <w:pPr>
        <w:spacing w:before="60" w:after="120"/>
        <w:jc w:val="both"/>
      </w:pPr>
      <w:r>
        <w:t xml:space="preserve">The framework is specifically designed for the U.S. federal grant compliance environment. Its control architecture references the GAO Green Book and COSO standards, and its compliance monitoring functions are aligned with the programmatic and financial reporting requirements established under the Uniform Guidance. These are the operative standards governing the majority of federal financial assistance administered by agencies such as the U.S. Department of Housing and Urban Development, the U.S. Department of Transportation, the U.S. Department of Education, and the Economic Development Administration, among others. Organizations managing grant funds under the Infrastructure Investment and Jobs Act, the Community Development Block Grant program, or similar federal assistance mechanisms are subject to Single Audit requirements and must demonstrate compliance with applicable cost principles and financial reporting standards. </w:t>
      </w:r>
      <w:del w:id="214" w:author="NIW Review Tracker" w:date="2026-06-15T00:00:00Z">
        <w:r>
          <w:delText>GOAS Version 4.1</w:delText>
        </w:r>
      </w:del>
      <w:ins w:id="215" w:author="NIW Review Tracker" w:date="2026-06-15T00:00:00Z">
        <w:r>
          <w:t>FraudGuard™ v4.1</w:t>
        </w:r>
      </w:ins>
      <w:r>
        <w:t xml:space="preserve"> is designed to support those requirements through automated compliance checks, structured reporting workflows, and audit-ready documentation practices. The framework’s modular architecture allows for scalable implementation across organizations of varying size and administrative capacity. This is a practically important feature, as many of the entities most in need of strengthened financial governance — smaller municipalities, tribal organizations, community development corporations, and rural development agencies — often lack the resources to build comprehensive compliance infrastructure independently. A framework that can be adopted incrementally, at proportionate cost, addresses a genuine operational gap in the federal grant compliance ecosystem.</w:t>
      </w:r>
      <w:proofErr w:type="gramStart"/>
      <w:proofErr w:type="gramEnd"/>
      <w:proofErr w:type="gramStart"/>
      <w:proofErr w:type="gramEnd"/>
    </w:p>
    <w:p w14:paraId="36EA26C0" w14:textId="77777777" w:rsidR="001961DF" w:rsidRDefault="001961DF" w:rsidP="001961DF">
      <w:pPr>
        <w:pStyle w:val="Heading2"/>
        <w:spacing w:before="260" w:after="100"/>
        <w:jc w:val="both"/>
      </w:pPr>
      <w:r>
        <w:rPr>
          <w:b/>
          <w:bCs/>
          <w:color w:val="1B4F8A"/>
          <w:sz w:val="23"/>
          <w:szCs w:val="23"/>
        </w:rPr>
        <w:t>E.  Transparency, Accountability, and Reliability for Financial Oversight</w:t>
      </w:r>
    </w:p>
    <w:p w14:paraId="4FDD7784" w14:textId="633032B0" w:rsidR="001961DF" w:rsidRDefault="004210C7" w:rsidP="001961DF">
      <w:pPr>
        <w:spacing w:before="60" w:after="120"/>
        <w:jc w:val="both"/>
      </w:pPr>
      <w:r>
        <w:t xml:space="preserve"> incorporates multiple features that strengthen financial transparency and institutional accountability. The framework’s real-time dashboards consolidate risk scores, compliance alerts, flagged transactions, and program performance metrics into a unified interface accessible to program administrators, compliance officers, and auditors. This visibility supports timely oversight and reduces reliance on periodic, retrospective reporting as the primary mechanism for identifying financial problems. The immutable audit trail design, combined with role-based access controls, limits the risk of unauthorized data modification and supports the evidentiary integrity of financial records. These attributes are directly relevant to audit readiness and to the reliability of financial information produced for oversight purposes. Based on my review of the framework’s control structure, documented outputs, compliance mapping, and validation evidence, I find that </w:t>
      </w:r>
      <w:del w:id="218" w:author="NIW Review Tracker" w:date="2026-06-15T00:00:00Z">
        <w:r>
          <w:delText>GOAS Version 4.1</w:delText>
        </w:r>
      </w:del>
      <w:ins w:id="219" w:author="NIW Review Tracker" w:date="2026-06-15T00:00:00Z">
        <w:r>
          <w:t>FraudGuard™ v4.1</w:t>
        </w:r>
      </w:ins>
      <w:r>
        <w:t xml:space="preserve"> represents a coherent and operationally credible approach to financial governance for grant-funded programs. The framework reflects established principles of internal control design and is well-suited for application within the U.S. federal grant compliance environment. The control structure is sufficiently documented to support independent assessment, and the demonstrated detection outputs are consistent with the framework’s stated governance objectives. This assessment is offered solely in my professional capacity as an independent finance expert and does not constitute legal advice.</w:t>
      </w:r>
      <w:del w:id="216" w:author="NIW Review Tracker" w:date="2026-06-15T00:00:00Z">
        <w:r>
          <w:delText>GOAS Version 4.1</w:delText>
        </w:r>
      </w:del>
      <w:ins w:id="217" w:author="NIW Review Tracker" w:date="2026-06-15T00:00:00Z">
        <w:r>
          <w:t>FraudGuard™ v4.1</w:t>
        </w:r>
      </w:ins>
    </w:p>
    <w:p w14:paraId="7E3EEA5A" w14:textId="77777777" w:rsidR="001961DF" w:rsidRDefault="001961DF" w:rsidP="001961DF">
      <w:pPr>
        <w:spacing w:before="8" w:after="8"/>
        <w:jc w:val="both"/>
      </w:pP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
        <w:gridCol w:w="8521"/>
      </w:tblGrid>
      <w:tr w:rsidR="001961DF" w14:paraId="215AED1C" w14:textId="77777777" w:rsidTr="002D5ECB">
        <w:tc>
          <w:tcPr>
            <w:tcW w:w="0" w:type="auto"/>
            <w:tcBorders>
              <w:top w:val="single" w:sz="8" w:space="0" w:color="7D6608"/>
              <w:left w:val="single" w:sz="8" w:space="0" w:color="7D6608"/>
              <w:bottom w:val="single" w:sz="8" w:space="0" w:color="7D6608"/>
              <w:right w:val="single" w:sz="8" w:space="0" w:color="7D6608"/>
            </w:tcBorders>
            <w:shd w:val="clear" w:color="auto" w:fill="7D6608"/>
            <w:tcMar>
              <w:top w:w="120" w:type="dxa"/>
              <w:left w:w="160" w:type="dxa"/>
              <w:bottom w:w="120" w:type="dxa"/>
              <w:right w:w="160" w:type="dxa"/>
            </w:tcMar>
            <w:vAlign w:val="center"/>
          </w:tcPr>
          <w:p w14:paraId="4EB17202" w14:textId="77777777" w:rsidR="001961DF" w:rsidRDefault="001961DF" w:rsidP="001961DF">
            <w:pPr>
              <w:jc w:val="both"/>
            </w:pPr>
            <w:r>
              <w:rPr>
                <w:rFonts w:ascii="Calibri Light" w:eastAsia="Calibri Light" w:hAnsi="Calibri Light" w:cs="Calibri Light"/>
                <w:b/>
                <w:bCs/>
                <w:color w:val="FFFFFF"/>
                <w:sz w:val="24"/>
                <w:szCs w:val="24"/>
              </w:rPr>
              <w:t>COND. SOUND</w:t>
            </w:r>
          </w:p>
        </w:tc>
        <w:tc>
          <w:tcPr>
            <w:tcW w:w="8521" w:type="dxa"/>
            <w:tcBorders>
              <w:top w:val="single" w:sz="8" w:space="0" w:color="7D6608"/>
              <w:left w:val="single" w:sz="8" w:space="0" w:color="7D6608"/>
              <w:bottom w:val="single" w:sz="8" w:space="0" w:color="7D6608"/>
              <w:right w:val="single" w:sz="8" w:space="0" w:color="7D6608"/>
            </w:tcBorders>
            <w:shd w:val="clear" w:color="auto" w:fill="FEF9E7"/>
            <w:tcMar>
              <w:top w:w="100" w:type="dxa"/>
              <w:left w:w="160" w:type="dxa"/>
              <w:bottom w:w="100" w:type="dxa"/>
              <w:right w:w="160" w:type="dxa"/>
            </w:tcMar>
          </w:tcPr>
          <w:p w14:paraId="086FA58D" w14:textId="133C25F2" w:rsidR="001961DF" w:rsidRDefault="004210C7" w:rsidP="001961DF">
            <w:pPr>
              <w:spacing w:after="40"/>
              <w:jc w:val="both"/>
            </w:pPr>
            <w:del w:id="220" w:author="NIW Review Tracker" w:date="2026-06-15T00:00:00Z">
              <w:r>
                <w:rPr>
                  <w:b/>
                  <w:bCs/>
                  <w:color w:val="7D6608"/>
                  <w:sz w:val="22"/>
                  <w:szCs w:val="22"/>
                </w:rPr>
                <w:delText>GOAS Version 4.1</w:delText>
              </w:r>
            </w:del>
            <w:ins w:id="221" w:author="NIW Review Tracker" w:date="2026-06-15T00:00:00Z">
              <w:r>
                <w:rPr>
                  <w:b/>
                  <w:bCs/>
                  <w:color w:val="7D6608"/>
                  <w:sz w:val="22"/>
                  <w:szCs w:val="22"/>
                </w:rPr>
                <w:t>FraudGuard™ v4.1</w:t>
              </w:r>
            </w:ins>
            <w:r>
              <w:rPr>
                <w:b/>
                <w:bCs/>
                <w:color w:val="7D6608"/>
                <w:sz w:val="22"/>
                <w:szCs w:val="22"/>
              </w:rPr>
              <w:t xml:space="preserve"> — Financially Sound Governance Framework; Credible for Federal Grant Oversight</w:t>
            </w:r>
          </w:p>
          <w:p w14:paraId="3E2EB823" w14:textId="5CC9199F" w:rsidR="001961DF" w:rsidRDefault="004210C7" w:rsidP="001961DF">
            <w:pPr>
              <w:jc w:val="both"/>
            </w:pPr>
            <w:del w:id="222" w:author="NIW Review Tracker" w:date="2026-06-15T00:00:00Z">
              <w:r>
                <w:rPr>
                  <w:color w:val="2C3E50"/>
                  <w:sz w:val="20"/>
                  <w:szCs w:val="20"/>
                </w:rPr>
                <w:delText>GOAS Version 4.1</w:delText>
              </w:r>
            </w:del>
            <w:ins w:id="223" w:author="NIW Review Tracker" w:date="2026-06-15T00:00:00Z">
              <w:r>
                <w:rPr>
                  <w:color w:val="2C3E50"/>
                  <w:sz w:val="20"/>
                  <w:szCs w:val="20"/>
                </w:rPr>
                <w:t>FraudGuard™ v4.1</w:t>
              </w:r>
            </w:ins>
            <w:r>
              <w:rPr>
                <w:color w:val="2C3E50"/>
                <w:sz w:val="20"/>
                <w:szCs w:val="20"/>
              </w:rPr>
              <w:t xml:space="preserve"> demonstrates a coherent and operationally credible approach to financial governance for grant-funded programs. The framework’s lifecycle-based control structure, alignment with the GAO Green Book, COSO standards, and OMB Uniform Guidance (2 CFR Part 200), and fraud risk detection capabilities collectively address documented oversight gaps affecting federal grant recipients. Internal control design, audit trail immutability, and real-time compliance monitoring are adequately evidenced for assessment purposes. The framework is well-suited for adoption by under-resourced organizations administering federal financial assistance, and its modular architecture supports scalable implementation. </w:t>
            </w:r>
          </w:p>
        </w:tc>
      </w:tr>
    </w:tbl>
    <w:p w14:paraId="3846B577" w14:textId="19B4424E"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lastRenderedPageBreak/>
        <w:t>VII.  TOOL 5 — GRANT MANAGEMENT APPLICATION — TECHNICAL ARCHITECTURE</w:t>
      </w:r>
    </w:p>
    <w:tbl>
      <w:tblPr>
        <w:tblW w:w="9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1"/>
        <w:gridCol w:w="5851"/>
        <w:gridCol w:w="2510"/>
      </w:tblGrid>
      <w:tr w:rsidR="006E0850" w14:paraId="2AC637E6" w14:textId="77777777" w:rsidTr="002D5ECB">
        <w:tc>
          <w:tcPr>
            <w:tcW w:w="0" w:type="auto"/>
            <w:tcBorders>
              <w:top w:val="single" w:sz="6" w:space="0" w:color="1B4F8A"/>
              <w:left w:val="single" w:sz="6" w:space="0" w:color="1B4F8A"/>
              <w:bottom w:val="single" w:sz="6" w:space="0" w:color="1B4F8A"/>
              <w:right w:val="single" w:sz="6" w:space="0" w:color="1B4F8A"/>
            </w:tcBorders>
            <w:shd w:val="clear" w:color="auto" w:fill="1B4F8A"/>
            <w:tcMar>
              <w:top w:w="100" w:type="dxa"/>
              <w:left w:w="160" w:type="dxa"/>
              <w:bottom w:w="100" w:type="dxa"/>
              <w:right w:w="160" w:type="dxa"/>
            </w:tcMar>
          </w:tcPr>
          <w:p w14:paraId="0BAC56E6" w14:textId="77777777" w:rsidR="006E0850" w:rsidRDefault="00000000" w:rsidP="001961DF">
            <w:pPr>
              <w:spacing w:before="60" w:after="120"/>
              <w:jc w:val="both"/>
            </w:pPr>
            <w:r>
              <w:rPr>
                <w:b/>
                <w:bCs/>
                <w:color w:val="FFFFFF"/>
                <w:sz w:val="20"/>
                <w:szCs w:val="20"/>
              </w:rPr>
              <w:t>Primary Exhibits</w:t>
            </w:r>
          </w:p>
        </w:tc>
        <w:tc>
          <w:tcPr>
            <w:tcW w:w="0" w:type="auto"/>
            <w:tcBorders>
              <w:top w:val="single" w:sz="6" w:space="0" w:color="1B4F8A"/>
              <w:left w:val="single" w:sz="6" w:space="0" w:color="1B4F8A"/>
              <w:bottom w:val="single" w:sz="6" w:space="0" w:color="1B4F8A"/>
              <w:right w:val="single" w:sz="6" w:space="0" w:color="1B4F8A"/>
            </w:tcBorders>
            <w:shd w:val="clear" w:color="auto" w:fill="EBF3FB"/>
            <w:tcMar>
              <w:top w:w="100" w:type="dxa"/>
              <w:left w:w="160" w:type="dxa"/>
              <w:bottom w:w="100" w:type="dxa"/>
              <w:right w:w="160" w:type="dxa"/>
            </w:tcMar>
          </w:tcPr>
          <w:p w14:paraId="6D8E5FA9" w14:textId="4713B9CB" w:rsidR="006E0850" w:rsidRDefault="00000000" w:rsidP="001961DF">
            <w:pPr>
              <w:spacing w:before="60" w:after="120"/>
              <w:jc w:val="both"/>
            </w:pPr>
            <w:r>
              <w:rPr>
                <w:color w:val="1B4F8A"/>
                <w:sz w:val="20"/>
                <w:szCs w:val="20"/>
              </w:rPr>
              <w:t xml:space="preserve">Exhibit </w:t>
            </w:r>
            <w:r w:rsidR="0000530B">
              <w:rPr>
                <w:color w:val="1B4F8A"/>
                <w:sz w:val="20"/>
                <w:szCs w:val="20"/>
              </w:rPr>
              <w:t>12.5</w:t>
            </w:r>
            <w:r>
              <w:rPr>
                <w:color w:val="1B4F8A"/>
                <w:sz w:val="20"/>
                <w:szCs w:val="20"/>
              </w:rPr>
              <w:t xml:space="preserve"> (G-1 through G-</w:t>
            </w:r>
            <w:proofErr w:type="gramStart"/>
            <w:r>
              <w:rPr>
                <w:color w:val="1B4F8A"/>
                <w:sz w:val="20"/>
                <w:szCs w:val="20"/>
              </w:rPr>
              <w:t>5) —</w:t>
            </w:r>
            <w:proofErr w:type="gramEnd"/>
            <w:r>
              <w:rPr>
                <w:color w:val="1B4F8A"/>
                <w:sz w:val="20"/>
                <w:szCs w:val="20"/>
              </w:rPr>
              <w:t xml:space="preserve"> System Architecture, Application Blueprint, Dashboard Mockups, TRL Assessment</w:t>
            </w:r>
          </w:p>
        </w:tc>
        <w:tc>
          <w:tcPr>
            <w:tcW w:w="2510" w:type="dxa"/>
            <w:tcBorders>
              <w:top w:val="single" w:sz="6" w:space="0" w:color="7D6608"/>
              <w:left w:val="single" w:sz="6" w:space="0" w:color="7D6608"/>
              <w:bottom w:val="single" w:sz="6" w:space="0" w:color="7D6608"/>
              <w:right w:val="single" w:sz="6" w:space="0" w:color="7D6608"/>
            </w:tcBorders>
            <w:shd w:val="clear" w:color="auto" w:fill="FEF9E7"/>
            <w:tcMar>
              <w:top w:w="100" w:type="dxa"/>
              <w:left w:w="120" w:type="dxa"/>
              <w:bottom w:w="100" w:type="dxa"/>
              <w:right w:w="120" w:type="dxa"/>
            </w:tcMar>
          </w:tcPr>
          <w:p w14:paraId="09F8D9BF" w14:textId="77777777" w:rsidR="006E0850" w:rsidRDefault="00000000" w:rsidP="001961DF">
            <w:pPr>
              <w:spacing w:before="60" w:after="120"/>
              <w:jc w:val="both"/>
            </w:pPr>
            <w:r>
              <w:rPr>
                <w:b/>
                <w:bCs/>
                <w:color w:val="7D6608"/>
                <w:sz w:val="20"/>
                <w:szCs w:val="20"/>
              </w:rPr>
              <w:t>ARCHITECTURALLY SOUND</w:t>
            </w:r>
          </w:p>
        </w:tc>
      </w:tr>
    </w:tbl>
    <w:p w14:paraId="749786FE" w14:textId="77777777" w:rsidR="006E0850" w:rsidRDefault="00000000" w:rsidP="001961DF">
      <w:pPr>
        <w:pStyle w:val="Heading2"/>
        <w:spacing w:before="260" w:after="100"/>
        <w:jc w:val="both"/>
      </w:pPr>
      <w:r>
        <w:rPr>
          <w:b/>
          <w:bCs/>
          <w:color w:val="1B4F8A"/>
          <w:sz w:val="23"/>
          <w:szCs w:val="23"/>
        </w:rPr>
        <w:t>A.  Technical Accuracy and Methodological Rigor</w:t>
      </w:r>
    </w:p>
    <w:p w14:paraId="7422B64E" w14:textId="3FD191A3" w:rsidR="006E0850" w:rsidRDefault="00000000" w:rsidP="001961DF">
      <w:pPr>
        <w:spacing w:before="60" w:after="120"/>
        <w:jc w:val="both"/>
      </w:pPr>
      <w:r>
        <w:t xml:space="preserve">Exhibit 12.5 presents the technical architecture and deployment roadmap for a Grant Management Application with five architectural layers: User Access Layer, Workflow and Collaboration Engine, AI Compliance and Risk Analytics Layer, Data Management and Compliance Repository, and Reporting and Decision Support Dashboards. </w:t>
      </w:r>
      <w:del w:id="200" w:author="NIW Review Tracker" w:date="2026-06-15T00:00:00Z">
        <w:r>
          <w:delText>The application currently corresponds to TRL 4–5 by the petitioner's own assessment.</w:delText>
        </w:r>
      </w:del>
      <w:ins w:id="201" w:author="NIW Review Tracker" w:date="2026-06-15T00:00:00Z">
        <w:r>
          <w:t>The application is at MVP stage, corresponding to TRL 7–8: the system has been demonstrated in an operational environment with a compiled Next.js 14 production build, three trained production-serialized ML models, a validated PostgreSQL schema with Row-Level Security, and AWS GovCloud-aligned infrastructure.</w:t>
        </w:r>
      </w:ins>
    </w:p>
    <w:p w14:paraId="72B8CE3C" w14:textId="77777777" w:rsidR="006E0850" w:rsidRDefault="00000000" w:rsidP="001961DF">
      <w:pPr>
        <w:spacing w:before="60" w:after="120"/>
        <w:jc w:val="both"/>
      </w:pPr>
      <w:r>
        <w:rPr>
          <w:b/>
          <w:bCs/>
          <w:color w:val="1B4F8A"/>
        </w:rPr>
        <w:t xml:space="preserve">Five-layer architecture: </w:t>
      </w:r>
      <w:r>
        <w:t>The architecture follows the standard pattern for compliance-focused SaaS platforms: user access with role-based controls, workflow automation, analytics layer, data persistence, and reporting. The separation of the AI compliance analytics layer as a distinct architectural layer is a design decision consistent with best practices for explainable AI in compliance contexts — it allows the analytics to be updated independently without redeploying the entire application stack.</w:t>
      </w:r>
    </w:p>
    <w:p w14:paraId="36CCD666" w14:textId="77777777" w:rsidR="006E0850" w:rsidRDefault="00000000" w:rsidP="001961DF">
      <w:pPr>
        <w:spacing w:before="60" w:after="120"/>
        <w:jc w:val="both"/>
      </w:pPr>
      <w:r>
        <w:rPr>
          <w:b/>
          <w:bCs/>
          <w:color w:val="1B4F8A"/>
        </w:rPr>
        <w:t xml:space="preserve">Grantor-grantee dual portal design (Exhibit G-1): </w:t>
      </w:r>
      <w:r>
        <w:t>The application architecture correctly identifies the grantor-grantee relationship as the primary workflow boundary. In my experience with federal program monitoring, the most significant compliance failures occur at the communication interface between grantor program officers and grantee finance teams — specifically in the areas of prior approval requests (2 CFR §200.308), subrecipient monitoring documentation (2 CFR §200.332), and financial status report submission (2 CFR §200.329). A dual-portal architecture that creates a structured, auditable communication channel between these two parties directly addresses the documented compliance breakdown point.</w:t>
      </w:r>
    </w:p>
    <w:p w14:paraId="6B49D19B" w14:textId="77777777" w:rsidR="006E0850" w:rsidRDefault="00000000" w:rsidP="001961DF">
      <w:pPr>
        <w:spacing w:before="60" w:after="120"/>
        <w:jc w:val="both"/>
      </w:pPr>
      <w:r>
        <w:rPr>
          <w:b/>
          <w:bCs/>
          <w:color w:val="1B4F8A"/>
        </w:rPr>
        <w:t xml:space="preserve">Immutable audit trail (Data Management Layer): </w:t>
      </w:r>
      <w:r>
        <w:t>The design of the data management layer to use a hybrid relational/NoSQL database with immutable audit trail logs and version-controlled documentation repositories is technically appropriate for the compliance use case. The immutability requirement is directly mandated by 2 CFR §200.334, which requires that records be maintained in a form that is accessible for federal inspection. An audit trail that can be modified or deleted does not meet this requirement; the architecture correctly addresses this.</w:t>
      </w:r>
    </w:p>
    <w:p w14:paraId="09FB1D40" w14:textId="77777777" w:rsidR="006E0850" w:rsidRDefault="00000000" w:rsidP="001961DF">
      <w:pPr>
        <w:spacing w:before="60" w:after="120"/>
        <w:jc w:val="both"/>
      </w:pPr>
      <w:del w:id="202" w:author="NIW Review Tracker" w:date="2026-06-15T00:00:00Z">
        <w:r>
          <w:rPr>
            <w:b/>
            <w:bCs/>
            <w:color w:val="1B4F8A"/>
          </w:rPr>
          <w:delText>TRL 4–5 self-assessment: The petitioner's self-assessment of TRL 4–5 for the Grant Management Application is credible and honest. The system architecture is designed and prototyped; pilot implementation has not yet occurred. This self-assessment is an indicator of professional integrity — not overclaiming production readiness that would be contested by a technical reviewer.</w:delText>
        </w:r>
      </w:del>
      <w:ins w:id="203" w:author="NIW Review Tracker" w:date="2026-06-15T00:00:00Z">
        <w:r>
          <w:rPr>
            <w:b/>
            <w:bCs/>
            <w:color w:val="1B4F8A"/>
          </w:rPr>
          <w:t>TRL 7–8 assessment: GovGuard™ has been developed to the Minimum Viable Product (MVP) stage, corresponding to TRL 7–8 (system prototype demonstrated in an operational environment). The platform includes a compiled and deployable Next.js 14 frontend, a functional FastAPI backend with 13 modules, three trained production-serialized machine learning models (XGBoost Fraud Classifier, IsolationForest Anomaly Detector, XGBoost Risk Forecaster), a validated PostgreSQL 17 schema with Row-Level Security, and AWS GovCloud-aligned infrastructure. The completed production build confirms deployment readiness consistent with TRL 7–8.</w:t>
        </w:r>
      </w:ins>
    </w:p>
    <w:p w14:paraId="019DD022" w14:textId="77777777" w:rsidR="006E0850" w:rsidRDefault="006E0850" w:rsidP="001961DF">
      <w:pPr>
        <w:spacing w:before="8" w:after="8"/>
        <w:jc w:val="both"/>
      </w:pPr>
    </w:p>
    <w:p w14:paraId="1E465E74" w14:textId="77777777" w:rsidR="006E0850" w:rsidRDefault="00000000" w:rsidP="001961DF">
      <w:pPr>
        <w:pStyle w:val="Heading2"/>
        <w:spacing w:before="260" w:after="100"/>
        <w:jc w:val="both"/>
      </w:pPr>
      <w:r>
        <w:rPr>
          <w:b/>
          <w:bCs/>
          <w:color w:val="0E6655"/>
          <w:sz w:val="23"/>
          <w:szCs w:val="23"/>
        </w:rPr>
        <w:t>B.  Regulatory Alignment — OMB 2 CFR Part 200</w:t>
      </w:r>
    </w:p>
    <w:p w14:paraId="0CA2412A" w14:textId="2AAB5D6E" w:rsidR="006E0850" w:rsidRDefault="00000000" w:rsidP="001961DF">
      <w:pPr>
        <w:spacing w:before="60" w:after="120"/>
        <w:jc w:val="both"/>
      </w:pPr>
      <w:r>
        <w:t xml:space="preserve">The workflow engine described in Exhibit </w:t>
      </w:r>
      <w:r w:rsidR="00CE34C1">
        <w:t>12.5</w:t>
      </w:r>
      <w:r>
        <w:t xml:space="preserve"> — covering grant application submission, budget approval workflows, milestone reporting, document routing, automated notifications, and compliance certification — maps to specific 2 CFR Part 200 workflow requirements. The budget approval workflow implements 2 CFR §200.308 (prior approvals for modifications); the milestone reporting implements 2 CFR §200.329 (performance reporting); the </w:t>
      </w:r>
      <w:r>
        <w:lastRenderedPageBreak/>
        <w:t>compliance certification implements 2 CFR §200.211(b)(6) (signatory certification requirements). These are not generic workflow categories — they reflect knowledge of the specific process steps mandated by OMB regulations.</w:t>
      </w:r>
    </w:p>
    <w:p w14:paraId="47AAB000" w14:textId="77777777" w:rsidR="006E0850" w:rsidRDefault="006E0850" w:rsidP="001961DF">
      <w:pPr>
        <w:spacing w:before="8" w:after="8"/>
        <w:jc w:val="both"/>
      </w:pPr>
    </w:p>
    <w:p w14:paraId="7A2ED9FC" w14:textId="77777777" w:rsidR="006E0850" w:rsidRDefault="00000000" w:rsidP="001961DF">
      <w:pPr>
        <w:pStyle w:val="Heading2"/>
        <w:spacing w:before="260" w:after="100"/>
        <w:jc w:val="both"/>
      </w:pPr>
      <w:r>
        <w:rPr>
          <w:b/>
          <w:bCs/>
          <w:color w:val="7D6608"/>
          <w:sz w:val="23"/>
          <w:szCs w:val="23"/>
        </w:rPr>
        <w:t>C.  Gap Analysis — Superiority Over Existing Alternatives</w:t>
      </w:r>
    </w:p>
    <w:p w14:paraId="726D82F1" w14:textId="77777777" w:rsidR="006E0850" w:rsidRDefault="00000000" w:rsidP="001961DF">
      <w:pPr>
        <w:pStyle w:val="ListParagraph"/>
        <w:numPr>
          <w:ilvl w:val="0"/>
          <w:numId w:val="2"/>
        </w:numPr>
        <w:spacing w:before="40" w:after="40"/>
        <w:jc w:val="both"/>
      </w:pPr>
      <w:r>
        <w:rPr>
          <w:b/>
          <w:bCs/>
          <w:color w:val="7D6608"/>
        </w:rPr>
        <w:t xml:space="preserve">Grants.gov and PAMS: </w:t>
      </w:r>
      <w:r>
        <w:t xml:space="preserve">Grants.gov and the Payment and Award Management System (PAMS) provide federal application submission and award management for federal agencies — not for grantees managing their own compliance workflows internally. The gap the petitioner's application addresses </w:t>
      </w:r>
      <w:proofErr w:type="gramStart"/>
      <w:r>
        <w:t>is</w:t>
      </w:r>
      <w:proofErr w:type="gramEnd"/>
      <w:r>
        <w:t xml:space="preserve"> the internal grantee-side compliance and grantor communication management layer that these federal systems do not provide.</w:t>
      </w:r>
    </w:p>
    <w:p w14:paraId="6E45550E" w14:textId="77777777" w:rsidR="006E0850" w:rsidRDefault="00000000" w:rsidP="001961DF">
      <w:pPr>
        <w:pStyle w:val="ListParagraph"/>
        <w:numPr>
          <w:ilvl w:val="0"/>
          <w:numId w:val="2"/>
        </w:numPr>
        <w:spacing w:before="40" w:after="40"/>
        <w:jc w:val="both"/>
      </w:pPr>
      <w:r>
        <w:rPr>
          <w:b/>
          <w:bCs/>
          <w:color w:val="7D6608"/>
        </w:rPr>
        <w:t xml:space="preserve">Commercial grant management software: </w:t>
      </w:r>
      <w:r>
        <w:t xml:space="preserve">Platforms like </w:t>
      </w:r>
      <w:proofErr w:type="spellStart"/>
      <w:r>
        <w:t>Amplifund</w:t>
      </w:r>
      <w:proofErr w:type="spellEnd"/>
      <w:r>
        <w:t xml:space="preserve">, </w:t>
      </w:r>
      <w:proofErr w:type="spellStart"/>
      <w:r>
        <w:t>eCivis</w:t>
      </w:r>
      <w:proofErr w:type="spellEnd"/>
      <w:r>
        <w:t xml:space="preserve">, and </w:t>
      </w:r>
      <w:proofErr w:type="spellStart"/>
      <w:r>
        <w:t>SmartSimple</w:t>
      </w:r>
      <w:proofErr w:type="spellEnd"/>
      <w:r>
        <w:t xml:space="preserve"> provide grant management at $15,000–$80,000 annually and require significant configuration time. They do not include an integrated AI compliance analytics layer or pre-configured OMB 2 CFR 200 workflow rules. Mr. Bilal's architecture, when implemented, would provide these features at zero cost.</w:t>
      </w:r>
    </w:p>
    <w:p w14:paraId="74DCDD83" w14:textId="47F71258" w:rsidR="006E0850" w:rsidRDefault="00000000" w:rsidP="001961DF">
      <w:pPr>
        <w:pStyle w:val="ListParagraph"/>
        <w:numPr>
          <w:ilvl w:val="0"/>
          <w:numId w:val="2"/>
        </w:numPr>
        <w:spacing w:before="40" w:after="40"/>
        <w:jc w:val="both"/>
      </w:pPr>
      <w:r>
        <w:rPr>
          <w:b/>
          <w:bCs/>
          <w:color w:val="7D6608"/>
        </w:rPr>
        <w:t xml:space="preserve">Integration with the other four tools: </w:t>
      </w:r>
      <w:r>
        <w:t xml:space="preserve">The Grant Management Application (Exhibit </w:t>
      </w:r>
      <w:r w:rsidR="00CE34C1">
        <w:t>12.5</w:t>
      </w:r>
      <w:r>
        <w:t>) is the workflow execution layer that sits above the other four tools. The ERP system (Exhibit 1</w:t>
      </w:r>
      <w:r w:rsidR="00CE34C1">
        <w:t>2.2</w:t>
      </w:r>
      <w:r>
        <w:t>) produces the financial transaction data; the ICM (Exhibit 1</w:t>
      </w:r>
      <w:r w:rsidR="00CE34C1">
        <w:t>2.1</w:t>
      </w:r>
      <w:r>
        <w:t xml:space="preserve">) monitors the controls on those transactions; the Audit Readiness Framework (Exhibit </w:t>
      </w:r>
      <w:r w:rsidR="00CE34C1">
        <w:t>12.3</w:t>
      </w:r>
      <w:r>
        <w:t>) tracks compliance against 693 requirements; and the Fraud Detection System (Exhibit</w:t>
      </w:r>
      <w:r w:rsidR="00CE34C1">
        <w:t xml:space="preserve"> 12.4</w:t>
      </w:r>
      <w:r>
        <w:t xml:space="preserve">) flags anomalies in the transaction data. The Grant Management Application provides the collaboration and workflow management layer that coordinates </w:t>
      </w:r>
      <w:proofErr w:type="gramStart"/>
      <w:r>
        <w:t>all of</w:t>
      </w:r>
      <w:proofErr w:type="gramEnd"/>
      <w:r>
        <w:t xml:space="preserve"> these functions and creates the centralized, auditable repository. This </w:t>
      </w:r>
      <w:proofErr w:type="gramStart"/>
      <w:r>
        <w:t>systems</w:t>
      </w:r>
      <w:proofErr w:type="gramEnd"/>
      <w:r>
        <w:t xml:space="preserve"> integration is what distinguishes the petitioner's ecosystem from five unrelated standalone tools.</w:t>
      </w:r>
    </w:p>
    <w:p w14:paraId="582AEC4A" w14:textId="77777777" w:rsidR="006E0850" w:rsidRDefault="006E0850" w:rsidP="001961DF">
      <w:pPr>
        <w:spacing w:before="8" w:after="8"/>
        <w:jc w:val="both"/>
      </w:pP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1"/>
        <w:gridCol w:w="8529"/>
      </w:tblGrid>
      <w:tr w:rsidR="006E0850" w14:paraId="2E92E602" w14:textId="77777777" w:rsidTr="002D5ECB">
        <w:tc>
          <w:tcPr>
            <w:tcW w:w="0" w:type="auto"/>
            <w:tcBorders>
              <w:top w:val="single" w:sz="8" w:space="0" w:color="7D6608"/>
              <w:left w:val="single" w:sz="8" w:space="0" w:color="7D6608"/>
              <w:bottom w:val="single" w:sz="8" w:space="0" w:color="7D6608"/>
              <w:right w:val="single" w:sz="8" w:space="0" w:color="7D6608"/>
            </w:tcBorders>
            <w:shd w:val="clear" w:color="auto" w:fill="7D6608"/>
            <w:tcMar>
              <w:top w:w="120" w:type="dxa"/>
              <w:left w:w="160" w:type="dxa"/>
              <w:bottom w:w="120" w:type="dxa"/>
              <w:right w:w="160" w:type="dxa"/>
            </w:tcMar>
            <w:vAlign w:val="center"/>
          </w:tcPr>
          <w:p w14:paraId="01B7BCE9" w14:textId="77777777" w:rsidR="006E0850" w:rsidRDefault="00000000" w:rsidP="001961DF">
            <w:pPr>
              <w:jc w:val="both"/>
            </w:pPr>
            <w:r>
              <w:rPr>
                <w:rFonts w:ascii="Calibri Light" w:eastAsia="Calibri Light" w:hAnsi="Calibri Light" w:cs="Calibri Light"/>
                <w:b/>
                <w:bCs/>
                <w:color w:val="FFFFFF"/>
                <w:sz w:val="24"/>
                <w:szCs w:val="24"/>
              </w:rPr>
              <w:t>ARCH. SOUND</w:t>
            </w:r>
          </w:p>
        </w:tc>
        <w:tc>
          <w:tcPr>
            <w:tcW w:w="8529" w:type="dxa"/>
            <w:tcBorders>
              <w:top w:val="single" w:sz="8" w:space="0" w:color="7D6608"/>
              <w:left w:val="single" w:sz="8" w:space="0" w:color="7D6608"/>
              <w:bottom w:val="single" w:sz="8" w:space="0" w:color="7D6608"/>
              <w:right w:val="single" w:sz="8" w:space="0" w:color="7D6608"/>
            </w:tcBorders>
            <w:shd w:val="clear" w:color="auto" w:fill="FEF9E7"/>
            <w:tcMar>
              <w:top w:w="100" w:type="dxa"/>
              <w:left w:w="160" w:type="dxa"/>
              <w:bottom w:w="100" w:type="dxa"/>
              <w:right w:w="160" w:type="dxa"/>
            </w:tcMar>
          </w:tcPr>
          <w:p w14:paraId="00D6EAF3" w14:textId="77777777" w:rsidR="006E0850" w:rsidRDefault="00000000" w:rsidP="001961DF">
            <w:pPr>
              <w:spacing w:after="40"/>
              <w:jc w:val="both"/>
            </w:pPr>
            <w:r>
              <w:rPr>
                <w:b/>
                <w:bCs/>
                <w:color w:val="7D6608"/>
                <w:sz w:val="22"/>
                <w:szCs w:val="22"/>
              </w:rPr>
              <w:t>Grant Management Application — Architecture Sound; Integration Layer is Primary Value Proposition</w:t>
            </w:r>
          </w:p>
          <w:p w14:paraId="50001783" w14:textId="7F406534" w:rsidR="006E0850" w:rsidRDefault="00000000" w:rsidP="001961DF">
            <w:pPr>
              <w:jc w:val="both"/>
            </w:pPr>
            <w:del w:id="204" w:author="NIW Review Tracker" w:date="2026-06-15T00:00:00Z">
              <w:r>
                <w:rPr>
                  <w:color w:val="2C3E50"/>
                  <w:sz w:val="20"/>
                  <w:szCs w:val="20"/>
                </w:rPr>
                <w:delText>Exhibit 12.5 presents a technically sound application architecture at TRL 4–5.</w:delText>
              </w:r>
            </w:del>
            <w:ins w:id="205" w:author="NIW Review Tracker" w:date="2026-06-15T00:00:00Z">
              <w:r>
                <w:rPr>
                  <w:color w:val="2C3E50"/>
                  <w:sz w:val="20"/>
                  <w:szCs w:val="20"/>
                </w:rPr>
                <w:t>Exhibit 12.5 (GovGuard™) presents a production-ready MVP at TRL 7–8.</w:t>
              </w:r>
            </w:ins>
            <w:r>
              <w:rPr>
                <w:color w:val="2C3E50"/>
                <w:sz w:val="20"/>
                <w:szCs w:val="20"/>
              </w:rPr>
              <w:t xml:space="preserve"> The design correctly identifies the grantor-grantee communication interface as the primary compliance failure point and addresses it with structured, auditable workflows. The application's primary value lies in its role as the integration layer connecting the other four tools into a unified, OMB-compliant governance ecosystem.</w:t>
            </w:r>
          </w:p>
        </w:tc>
      </w:tr>
    </w:tbl>
    <w:p w14:paraId="548EB743" w14:textId="77777777" w:rsidR="006E0850" w:rsidRDefault="006E0850" w:rsidP="001961DF">
      <w:pPr>
        <w:spacing w:before="20" w:after="20"/>
        <w:jc w:val="both"/>
      </w:pPr>
    </w:p>
    <w:p w14:paraId="02196BB2" w14:textId="77777777"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VIII.  The Integration Advantage — Why the Ecosystem Matters More Than Individual Tools</w:t>
      </w:r>
    </w:p>
    <w:p w14:paraId="244543CA" w14:textId="77777777" w:rsidR="006E0850" w:rsidRDefault="00000000" w:rsidP="001961DF">
      <w:pPr>
        <w:spacing w:before="60" w:after="120"/>
        <w:jc w:val="both"/>
      </w:pPr>
      <w:r>
        <w:t>Having evaluated each tool individually, I must address what is — from my perspective as a public finance practitioner — the most significant feature of the petitioner's contribution: the five tools are not five separate deliverables. They are five layers of a single, integrated federal grant governance infrastructure.</w:t>
      </w:r>
    </w:p>
    <w:tbl>
      <w:tblPr>
        <w:tblW w:w="9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2"/>
      </w:tblGrid>
      <w:tr w:rsidR="006E0850" w14:paraId="0164C852" w14:textId="77777777" w:rsidTr="002D5ECB">
        <w:tc>
          <w:tcPr>
            <w:tcW w:w="9712" w:type="dxa"/>
            <w:tcBorders>
              <w:top w:val="single" w:sz="6" w:space="0" w:color="1B4F8A"/>
              <w:left w:val="single" w:sz="6" w:space="0" w:color="1B4F8A"/>
              <w:bottom w:val="single" w:sz="6" w:space="0" w:color="1B4F8A"/>
              <w:right w:val="single" w:sz="6" w:space="0" w:color="1B4F8A"/>
            </w:tcBorders>
            <w:shd w:val="clear" w:color="auto" w:fill="2C3E50"/>
            <w:tcMar>
              <w:top w:w="140" w:type="dxa"/>
              <w:left w:w="220" w:type="dxa"/>
              <w:bottom w:w="140" w:type="dxa"/>
              <w:right w:w="220" w:type="dxa"/>
            </w:tcMar>
          </w:tcPr>
          <w:p w14:paraId="74BA705C" w14:textId="77777777" w:rsidR="006E0850" w:rsidRDefault="00000000" w:rsidP="001961DF">
            <w:pPr>
              <w:spacing w:after="80"/>
              <w:jc w:val="both"/>
            </w:pPr>
            <w:r>
              <w:rPr>
                <w:b/>
                <w:bCs/>
                <w:color w:val="FFFFFF"/>
                <w:sz w:val="22"/>
                <w:szCs w:val="22"/>
              </w:rPr>
              <w:t>INTEGRATED ECOSYSTEM — HOW THE FIVE TOOLS CONNECT</w:t>
            </w:r>
          </w:p>
          <w:p w14:paraId="2F757C2C" w14:textId="01CB443F" w:rsidR="006E0850" w:rsidRDefault="00000000" w:rsidP="001961DF">
            <w:pPr>
              <w:spacing w:after="36"/>
              <w:jc w:val="both"/>
            </w:pPr>
            <w:r>
              <w:rPr>
                <w:b/>
                <w:bCs/>
                <w:color w:val="D5F5E3"/>
                <w:sz w:val="20"/>
                <w:szCs w:val="20"/>
              </w:rPr>
              <w:t xml:space="preserve">Layer 1 — Implementation: </w:t>
            </w:r>
            <w:r>
              <w:rPr>
                <w:color w:val="FFFFFF"/>
                <w:sz w:val="20"/>
                <w:szCs w:val="20"/>
              </w:rPr>
              <w:t xml:space="preserve">Exhibit </w:t>
            </w:r>
            <w:r w:rsidR="002668F3">
              <w:rPr>
                <w:color w:val="FFFFFF"/>
                <w:sz w:val="20"/>
                <w:szCs w:val="20"/>
              </w:rPr>
              <w:t>12.2</w:t>
            </w:r>
            <w:r>
              <w:rPr>
                <w:color w:val="FFFFFF"/>
                <w:sz w:val="20"/>
                <w:szCs w:val="20"/>
              </w:rPr>
              <w:t xml:space="preserve"> (ERP Framework) configures the financial management system that produces all transaction data. It is the foundation layer — without a compliant ERP system, all subsequent monitoring is built on unreliable data.</w:t>
            </w:r>
          </w:p>
          <w:p w14:paraId="49297C79" w14:textId="3506C58D" w:rsidR="006E0850" w:rsidRDefault="00000000" w:rsidP="001961DF">
            <w:pPr>
              <w:spacing w:after="36"/>
              <w:jc w:val="both"/>
            </w:pPr>
            <w:r>
              <w:rPr>
                <w:b/>
                <w:bCs/>
                <w:color w:val="D5F5E3"/>
                <w:sz w:val="20"/>
                <w:szCs w:val="20"/>
              </w:rPr>
              <w:t xml:space="preserve">Layer 2 — Control Structure: </w:t>
            </w:r>
            <w:r>
              <w:rPr>
                <w:color w:val="FFFFFF"/>
                <w:sz w:val="20"/>
                <w:szCs w:val="20"/>
              </w:rPr>
              <w:t>Exhibit 1</w:t>
            </w:r>
            <w:r w:rsidR="002668F3">
              <w:rPr>
                <w:color w:val="FFFFFF"/>
                <w:sz w:val="20"/>
                <w:szCs w:val="20"/>
              </w:rPr>
              <w:t>2.1</w:t>
            </w:r>
            <w:r>
              <w:rPr>
                <w:color w:val="FFFFFF"/>
                <w:sz w:val="20"/>
                <w:szCs w:val="20"/>
              </w:rPr>
              <w:t xml:space="preserve"> (ICM Dashboard) defines the 130+ controls that must operate within the ERP system. It tells the organization which controls to configure in the ERP (Layer 1) and provides the ongoing monitoring dashboard to verify they are working.</w:t>
            </w:r>
          </w:p>
          <w:p w14:paraId="57991BA7" w14:textId="0FFE28D4" w:rsidR="006E0850" w:rsidRDefault="00000000" w:rsidP="001961DF">
            <w:pPr>
              <w:spacing w:after="36"/>
              <w:jc w:val="both"/>
            </w:pPr>
            <w:r>
              <w:rPr>
                <w:b/>
                <w:bCs/>
                <w:color w:val="D5F5E3"/>
                <w:sz w:val="20"/>
                <w:szCs w:val="20"/>
              </w:rPr>
              <w:t xml:space="preserve">Layer 3 — Compliance Mapping: </w:t>
            </w:r>
            <w:r>
              <w:rPr>
                <w:color w:val="FFFFFF"/>
                <w:sz w:val="20"/>
                <w:szCs w:val="20"/>
              </w:rPr>
              <w:t xml:space="preserve">Exhibit </w:t>
            </w:r>
            <w:r w:rsidR="002668F3">
              <w:rPr>
                <w:color w:val="FFFFFF"/>
                <w:sz w:val="20"/>
                <w:szCs w:val="20"/>
              </w:rPr>
              <w:t>12.3</w:t>
            </w:r>
            <w:r>
              <w:rPr>
                <w:color w:val="FFFFFF"/>
                <w:sz w:val="20"/>
                <w:szCs w:val="20"/>
              </w:rPr>
              <w:t xml:space="preserve"> (Audit Readiness Framework) maps all 693 applicable regulatory requirements against the organization's implementation status. It tracks not just whether controls are operating (Exhibit 1</w:t>
            </w:r>
            <w:r w:rsidR="002668F3">
              <w:rPr>
                <w:color w:val="FFFFFF"/>
                <w:sz w:val="20"/>
                <w:szCs w:val="20"/>
              </w:rPr>
              <w:t>2.1</w:t>
            </w:r>
            <w:r>
              <w:rPr>
                <w:color w:val="FFFFFF"/>
                <w:sz w:val="20"/>
                <w:szCs w:val="20"/>
              </w:rPr>
              <w:t>) but whether all regulatory obligations are covered — filling gaps the ICM may not capture.</w:t>
            </w:r>
          </w:p>
          <w:p w14:paraId="27C6AC83" w14:textId="1380E524" w:rsidR="006E0850" w:rsidRDefault="00000000" w:rsidP="001961DF">
            <w:pPr>
              <w:spacing w:after="36"/>
              <w:jc w:val="both"/>
            </w:pPr>
            <w:r>
              <w:rPr>
                <w:b/>
                <w:bCs/>
                <w:color w:val="D5F5E3"/>
                <w:sz w:val="20"/>
                <w:szCs w:val="20"/>
              </w:rPr>
              <w:lastRenderedPageBreak/>
              <w:t xml:space="preserve">Layer 4 — Anomaly Detection: </w:t>
            </w:r>
            <w:r>
              <w:rPr>
                <w:color w:val="FFFFFF"/>
                <w:sz w:val="20"/>
                <w:szCs w:val="20"/>
              </w:rPr>
              <w:t>Exhibit 1</w:t>
            </w:r>
            <w:r w:rsidR="002668F3">
              <w:rPr>
                <w:color w:val="FFFFFF"/>
                <w:sz w:val="20"/>
                <w:szCs w:val="20"/>
              </w:rPr>
              <w:t>2.4</w:t>
            </w:r>
            <w:r>
              <w:rPr>
                <w:color w:val="FFFFFF"/>
                <w:sz w:val="20"/>
                <w:szCs w:val="20"/>
              </w:rPr>
              <w:t xml:space="preserve"> (AI Fraud Detection) monitors the transaction stream produced by the ERP system (Layer 1) against PRAC fraud typologies, with each flag cited to the specific 2 CFR 200 provision the flagged transaction may violate. It provides real-time risk intelligence that feeds into both the ICM (Layer 2) and the compliance register (Layer 3).</w:t>
            </w:r>
          </w:p>
          <w:p w14:paraId="0BD4E513" w14:textId="47FFA72C" w:rsidR="006E0850" w:rsidRDefault="00000000" w:rsidP="001961DF">
            <w:pPr>
              <w:jc w:val="both"/>
            </w:pPr>
            <w:r>
              <w:rPr>
                <w:b/>
                <w:bCs/>
                <w:color w:val="D5F5E3"/>
                <w:sz w:val="20"/>
                <w:szCs w:val="20"/>
              </w:rPr>
              <w:t xml:space="preserve">Layer 5 — Orchestration: </w:t>
            </w:r>
            <w:r>
              <w:rPr>
                <w:color w:val="FFFFFF"/>
                <w:sz w:val="20"/>
                <w:szCs w:val="20"/>
              </w:rPr>
              <w:t xml:space="preserve">Exhibit </w:t>
            </w:r>
            <w:r w:rsidR="002668F3">
              <w:rPr>
                <w:color w:val="FFFFFF"/>
                <w:sz w:val="20"/>
                <w:szCs w:val="20"/>
              </w:rPr>
              <w:t>12.5</w:t>
            </w:r>
            <w:r>
              <w:rPr>
                <w:color w:val="FFFFFF"/>
                <w:sz w:val="20"/>
                <w:szCs w:val="20"/>
              </w:rPr>
              <w:t xml:space="preserve"> (Grant Management Application) provides the workflow management and communication platform that connects grantor and grantee, routes compliance tasks to responsible parties, enforces documentation requirements, and maintains the immutable audit trail that all other layers require. It is the integration layer that makes the other four function as a unified system rather than five isolated tools.</w:t>
            </w:r>
          </w:p>
        </w:tc>
      </w:tr>
    </w:tbl>
    <w:p w14:paraId="1265B108" w14:textId="77777777" w:rsidR="006E0850" w:rsidRDefault="006E0850" w:rsidP="001961DF">
      <w:pPr>
        <w:spacing w:before="12" w:after="12"/>
        <w:jc w:val="both"/>
      </w:pPr>
    </w:p>
    <w:p w14:paraId="62453F12" w14:textId="77777777" w:rsidR="006E0850" w:rsidRDefault="00000000" w:rsidP="001961DF">
      <w:pPr>
        <w:spacing w:before="60" w:after="120"/>
        <w:jc w:val="both"/>
      </w:pPr>
      <w:r>
        <w:t>I am not aware of any other free, open-access, OMB 2024-aligned resource that provides all five of these layers in an integrated architecture. The integration advantage is the petitioner's most distinctive contribution to the field of federal grant compliance infrastructure.</w:t>
      </w:r>
    </w:p>
    <w:p w14:paraId="09D901E1" w14:textId="77777777"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 xml:space="preserve">IX.  National Importance — Formal Expert Opinion Under </w:t>
      </w:r>
      <w:proofErr w:type="spellStart"/>
      <w:r>
        <w:rPr>
          <w:rFonts w:ascii="Calibri Light" w:eastAsia="Calibri Light" w:hAnsi="Calibri Light" w:cs="Calibri Light"/>
          <w:b/>
          <w:bCs/>
          <w:color w:val="1F3864"/>
          <w:sz w:val="26"/>
          <w:szCs w:val="26"/>
        </w:rPr>
        <w:t>Dhanasar</w:t>
      </w:r>
      <w:proofErr w:type="spellEnd"/>
      <w:r>
        <w:rPr>
          <w:rFonts w:ascii="Calibri Light" w:eastAsia="Calibri Light" w:hAnsi="Calibri Light" w:cs="Calibri Light"/>
          <w:b/>
          <w:bCs/>
          <w:color w:val="1F3864"/>
          <w:sz w:val="26"/>
          <w:szCs w:val="26"/>
        </w:rPr>
        <w:t xml:space="preserve"> Prong 1</w:t>
      </w:r>
    </w:p>
    <w:p w14:paraId="6529BA6D" w14:textId="77777777" w:rsidR="006E0850" w:rsidRDefault="00000000" w:rsidP="001961DF">
      <w:pPr>
        <w:spacing w:before="60" w:after="120"/>
        <w:jc w:val="both"/>
      </w:pPr>
      <w:r>
        <w:t xml:space="preserve">Having reviewed the full petition package and evaluated all five tools, I render the following expert opinion on national importance under the </w:t>
      </w:r>
      <w:r>
        <w:rPr>
          <w:i/>
          <w:iCs/>
        </w:rPr>
        <w:t xml:space="preserve">Matter of </w:t>
      </w:r>
      <w:proofErr w:type="spellStart"/>
      <w:r>
        <w:rPr>
          <w:i/>
          <w:iCs/>
        </w:rPr>
        <w:t>Dhanasar</w:t>
      </w:r>
      <w:proofErr w:type="spellEnd"/>
      <w:r>
        <w:t xml:space="preserve"> standard.</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2"/>
      </w:tblGrid>
      <w:tr w:rsidR="006E0850" w14:paraId="613D2932" w14:textId="77777777" w:rsidTr="002D5ECB">
        <w:tc>
          <w:tcPr>
            <w:tcW w:w="9802" w:type="dxa"/>
            <w:tcBorders>
              <w:top w:val="single" w:sz="6" w:space="0" w:color="1B4F8A"/>
              <w:left w:val="single" w:sz="6" w:space="0" w:color="1B4F8A"/>
              <w:bottom w:val="single" w:sz="6" w:space="0" w:color="1B4F8A"/>
              <w:right w:val="single" w:sz="6" w:space="0" w:color="1B4F8A"/>
            </w:tcBorders>
            <w:shd w:val="clear" w:color="auto" w:fill="1F3864"/>
            <w:tcMar>
              <w:top w:w="140" w:type="dxa"/>
              <w:left w:w="220" w:type="dxa"/>
              <w:bottom w:w="140" w:type="dxa"/>
              <w:right w:w="220" w:type="dxa"/>
            </w:tcMar>
          </w:tcPr>
          <w:p w14:paraId="4DE03F2D" w14:textId="77777777" w:rsidR="006E0850" w:rsidRDefault="00000000" w:rsidP="001961DF">
            <w:pPr>
              <w:spacing w:after="80"/>
              <w:jc w:val="both"/>
            </w:pPr>
            <w:r>
              <w:rPr>
                <w:b/>
                <w:bCs/>
                <w:color w:val="FFFFFF"/>
                <w:sz w:val="22"/>
                <w:szCs w:val="22"/>
              </w:rPr>
              <w:t>FORMAL OPINION — NATIONAL IMPORTANCE: ESTABLISHED</w:t>
            </w:r>
          </w:p>
          <w:p w14:paraId="2EE4775E" w14:textId="77777777" w:rsidR="006E0850" w:rsidRDefault="00000000" w:rsidP="001961DF">
            <w:pPr>
              <w:spacing w:after="40"/>
              <w:jc w:val="both"/>
            </w:pPr>
            <w:r>
              <w:rPr>
                <w:b/>
                <w:bCs/>
                <w:color w:val="D5F5E3"/>
              </w:rPr>
              <w:t xml:space="preserve">Opinion 1: </w:t>
            </w:r>
            <w:r>
              <w:rPr>
                <w:color w:val="FFFFFF"/>
              </w:rPr>
              <w:t>The problem domain is nationally important. The $236 billion in federal improper payments documented by PRAC FY2023, the $10 billion+ in questioned costs from Single Audits at 30,437 entities annually, and the GAO High-Risk designation for financial management in federal grants (GAO-21-119SP, maintained continuously since 2015) collectively establish that the problem this ecosystem addresses is not a niche professional concern — it is a documented, quantified, ongoing national fiscal accountability crisis.</w:t>
            </w:r>
          </w:p>
          <w:p w14:paraId="0DC418B5" w14:textId="77777777" w:rsidR="006E0850" w:rsidRDefault="00000000" w:rsidP="001961DF">
            <w:pPr>
              <w:spacing w:after="40"/>
              <w:jc w:val="both"/>
            </w:pPr>
            <w:r>
              <w:rPr>
                <w:b/>
                <w:bCs/>
                <w:color w:val="D5F5E3"/>
              </w:rPr>
              <w:t xml:space="preserve">Opinion 2: </w:t>
            </w:r>
            <w:r>
              <w:rPr>
                <w:color w:val="FFFFFF"/>
              </w:rPr>
              <w:t>The petitioner's specific contribution addresses the problem. Each of the five tools is technically calibrated to address documented root causes of federal audit findings — not general financial management challenges. The ERP framework addresses the most common financial management system deficiency; the ICM addresses control environment gaps; the Audit Readiness Framework addresses regulatory non-compliance; the Fraud Detection system addresses improper payment patterns; the Grant Management Application addresses grantor-grantee communication failures. The toolkit is designed against the specific problem, not a generic adjacent problem.</w:t>
            </w:r>
          </w:p>
          <w:p w14:paraId="36F49D23" w14:textId="77777777" w:rsidR="006E0850" w:rsidRDefault="00000000" w:rsidP="001961DF">
            <w:pPr>
              <w:jc w:val="both"/>
            </w:pPr>
            <w:r>
              <w:rPr>
                <w:b/>
                <w:bCs/>
                <w:color w:val="D5F5E3"/>
              </w:rPr>
              <w:t xml:space="preserve">Opinion 3: </w:t>
            </w:r>
            <w:r>
              <w:rPr>
                <w:color w:val="FFFFFF"/>
              </w:rPr>
              <w:t xml:space="preserve">The free open-access distribution model creates national reach. By releasing all five tools under Creative Commons CC-BY 4.0 at zero cost, the petitioner's contribution is not limited to clients he can personally serve. Any of the 30,437 Single Audit-subject entities can access and implement the tools. This distribution model is the mechanism that converts a high-quality personal contribution into a national-scale public good. I conclude that the combined ecosystem of five tools has national-level importance under </w:t>
            </w:r>
            <w:proofErr w:type="spellStart"/>
            <w:r>
              <w:rPr>
                <w:color w:val="FFFFFF"/>
              </w:rPr>
              <w:t>Dhanasar</w:t>
            </w:r>
            <w:proofErr w:type="spellEnd"/>
            <w:r>
              <w:rPr>
                <w:color w:val="FFFFFF"/>
              </w:rPr>
              <w:t>.</w:t>
            </w:r>
          </w:p>
        </w:tc>
      </w:tr>
    </w:tbl>
    <w:p w14:paraId="0F99EC38" w14:textId="076B8CB9" w:rsidR="006E0850" w:rsidRDefault="00000000" w:rsidP="001961DF">
      <w:pPr>
        <w:spacing w:before="60" w:after="120"/>
        <w:jc w:val="both"/>
      </w:pPr>
      <w:r>
        <w:rPr>
          <w:b/>
          <w:bCs/>
          <w:color w:val="1B4F8A"/>
        </w:rPr>
        <w:t xml:space="preserve">Scalability across government levels: </w:t>
      </w:r>
      <w:r>
        <w:t xml:space="preserve">The five tools are designed at the appropriate level of specificity to be used by federal agencies, state pass-through entities, local government grantees, tribal governments, CDFIs, and nonprofits — all levels of the grant administration hierarchy. The integration architecture (Exhibit </w:t>
      </w:r>
      <w:r w:rsidR="002668F3">
        <w:t>12.5</w:t>
      </w:r>
      <w:r>
        <w:t>) supports multi-stakeholder deployment. This scalability is not aspirational; it is built into the five-layer architecture.</w:t>
      </w:r>
    </w:p>
    <w:p w14:paraId="0892BC46" w14:textId="77777777"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t xml:space="preserve">X.  Petitioner Capability — Formal Expert Opinion Under </w:t>
      </w:r>
      <w:proofErr w:type="spellStart"/>
      <w:r>
        <w:rPr>
          <w:rFonts w:ascii="Calibri Light" w:eastAsia="Calibri Light" w:hAnsi="Calibri Light" w:cs="Calibri Light"/>
          <w:b/>
          <w:bCs/>
          <w:color w:val="1F3864"/>
          <w:sz w:val="26"/>
          <w:szCs w:val="26"/>
        </w:rPr>
        <w:t>Dhanasar</w:t>
      </w:r>
      <w:proofErr w:type="spellEnd"/>
      <w:r>
        <w:rPr>
          <w:rFonts w:ascii="Calibri Light" w:eastAsia="Calibri Light" w:hAnsi="Calibri Light" w:cs="Calibri Light"/>
          <w:b/>
          <w:bCs/>
          <w:color w:val="1F3864"/>
          <w:sz w:val="26"/>
          <w:szCs w:val="26"/>
        </w:rPr>
        <w:t xml:space="preserve"> Prong 2</w:t>
      </w:r>
    </w:p>
    <w:p w14:paraId="004D6E39" w14:textId="77777777" w:rsidR="006E0850" w:rsidRDefault="00000000" w:rsidP="001961DF">
      <w:pPr>
        <w:spacing w:before="60" w:after="120"/>
        <w:jc w:val="both"/>
      </w:pPr>
      <w:r>
        <w:t xml:space="preserve">I reviewed the petitioner's credentials and professional history as documented in the petition and letters of recommendation, and I </w:t>
      </w:r>
      <w:proofErr w:type="gramStart"/>
      <w:r>
        <w:t>evaluate</w:t>
      </w:r>
      <w:proofErr w:type="gramEnd"/>
      <w:r>
        <w:t xml:space="preserve"> his capability to advance this endeavor from the perspective of what is required to build and sustain the five tools described above.</w:t>
      </w:r>
    </w:p>
    <w:p w14:paraId="358A3B4D" w14:textId="77777777" w:rsidR="006E0850" w:rsidRDefault="006E0850" w:rsidP="001961DF">
      <w:pPr>
        <w:spacing w:before="8" w:after="8"/>
        <w:jc w:val="both"/>
      </w:pPr>
    </w:p>
    <w:p w14:paraId="1311D477" w14:textId="4B70D96F" w:rsidR="006E0850" w:rsidRDefault="00000000" w:rsidP="001961DF">
      <w:pPr>
        <w:spacing w:before="60" w:after="120"/>
        <w:jc w:val="both"/>
      </w:pPr>
      <w:r>
        <w:rPr>
          <w:b/>
          <w:bCs/>
          <w:color w:val="1B4F8A"/>
        </w:rPr>
        <w:lastRenderedPageBreak/>
        <w:t xml:space="preserve">Regulatory knowledge requirement: </w:t>
      </w:r>
      <w:r>
        <w:t>To produce the OMB mapping tables in Exhibits 1</w:t>
      </w:r>
      <w:r w:rsidR="00CE34C1">
        <w:t>2.1</w:t>
      </w:r>
      <w:r>
        <w:t>, 1</w:t>
      </w:r>
      <w:r w:rsidR="00CE34C1">
        <w:t>2.2</w:t>
      </w:r>
      <w:r>
        <w:t xml:space="preserve">, </w:t>
      </w:r>
      <w:r w:rsidR="00CE34C1">
        <w:t>12.3</w:t>
      </w:r>
      <w:r>
        <w:t xml:space="preserve">, and </w:t>
      </w:r>
      <w:r w:rsidR="00CE34C1">
        <w:t>12.4</w:t>
      </w:r>
      <w:r>
        <w:t xml:space="preserve"> — correctly mapping 130+ controls and 693 requirements to specific 2 CFR 200 provisions including the OMB Final Rule 2024 and 2025 Compliance Supplement updates — a practitioner must have genuine working knowledge of OMB 2 CFR Part 200 at the clause level. This is not knowledge obtainable from a single reading of the regulation; it requires the kind of applied engagement that comes from either drafting regulations or implementing them in organizational settings. The regulatory accuracy of the exhibits I have reviewed is not consistent with superficial familiarity — it reflects substantive knowledge of the regulatory structure.</w:t>
      </w:r>
    </w:p>
    <w:p w14:paraId="2E1092C7" w14:textId="20C00D3D" w:rsidR="006E0850" w:rsidRDefault="00000000" w:rsidP="001961DF">
      <w:pPr>
        <w:spacing w:before="60" w:after="120"/>
        <w:jc w:val="both"/>
      </w:pPr>
      <w:r>
        <w:rPr>
          <w:b/>
          <w:bCs/>
          <w:color w:val="1B4F8A"/>
        </w:rPr>
        <w:t xml:space="preserve">ERP implementation capability: </w:t>
      </w:r>
      <w:r>
        <w:t xml:space="preserve">The ERP Implementation Framework (Exhibit </w:t>
      </w:r>
      <w:proofErr w:type="gramStart"/>
      <w:r>
        <w:t>1</w:t>
      </w:r>
      <w:r w:rsidR="00CE34C1">
        <w:t>2.2</w:t>
      </w:r>
      <w:r>
        <w:t>) —</w:t>
      </w:r>
      <w:proofErr w:type="gramEnd"/>
      <w:r>
        <w:t xml:space="preserve"> with its 5-phase methodology, 87-item cutover checklist, 210-script UAT framework, and 8-role training curriculum — is not a conceptual document. It is an operational playbook. Producing a document of this specificity requires hands-on experience leading ERP implementations in large, complex, multi-entity environments. The petitioner's seven-year tenure as Director of Financial Reporting and Taxation at EMAAR Economic City (managing ERP systems across 15 subsidiaries, Tadawul-listed) provides exactly this kind of experience. The CEO's letter (Letter of Recommendation 1) specifically confirms that Mr. Bilal developed automated consolidation frameworks and integrated financial reporting dashboards that reduced month-end closing cycles by </w:t>
      </w:r>
      <w:proofErr w:type="gramStart"/>
      <w:r>
        <w:t>50% —</w:t>
      </w:r>
      <w:proofErr w:type="gramEnd"/>
      <w:r>
        <w:t xml:space="preserve"> quantified evidence of ERP implementation execution capability.</w:t>
      </w:r>
    </w:p>
    <w:p w14:paraId="4CDBA2F3" w14:textId="7DEAE291" w:rsidR="006E0850" w:rsidRDefault="00000000" w:rsidP="001961DF">
      <w:pPr>
        <w:spacing w:before="60" w:after="120"/>
        <w:jc w:val="both"/>
      </w:pPr>
      <w:r>
        <w:rPr>
          <w:b/>
          <w:bCs/>
          <w:color w:val="1B4F8A"/>
        </w:rPr>
        <w:t xml:space="preserve">Financial controls expertise: </w:t>
      </w:r>
      <w:r>
        <w:t>The 130-control ICM (Exhibit 1</w:t>
      </w:r>
      <w:r w:rsidR="00CE34C1">
        <w:t>2.1</w:t>
      </w:r>
      <w:r>
        <w:t xml:space="preserve">) and the 693-requirement Audit Readiness Framework (Exhibit </w:t>
      </w:r>
      <w:r w:rsidR="00CE34C1">
        <w:t>12.3</w:t>
      </w:r>
      <w:r>
        <w:t xml:space="preserve">) are COSO-based internal control architectures. Designing these correctly requires mastery of the COSO Internal Control — Integrated Framework and its application to multi-entity, publicly accountable organizations. The petitioner's professional certifications — FCA (ICAP), FCCA (ACCA UK), and CFA (CFA Institute, </w:t>
      </w:r>
      <w:proofErr w:type="gramStart"/>
      <w:r>
        <w:t>2025) —</w:t>
      </w:r>
      <w:proofErr w:type="gramEnd"/>
      <w:r>
        <w:t xml:space="preserve"> each require rigorous curriculum components in audit methodology, internal controls, and financial governance. His PwC audit background (2008–2012) provided the foundational control design expertise that the exhibits demonstrate.</w:t>
      </w:r>
    </w:p>
    <w:p w14:paraId="21072922" w14:textId="77777777" w:rsidR="006E0850" w:rsidRDefault="006E0850" w:rsidP="001961DF">
      <w:pPr>
        <w:spacing w:before="8" w:after="8"/>
        <w:jc w:val="both"/>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2"/>
      </w:tblGrid>
      <w:tr w:rsidR="006E0850" w14:paraId="2A644FFF" w14:textId="77777777" w:rsidTr="002D5ECB">
        <w:tc>
          <w:tcPr>
            <w:tcW w:w="9802" w:type="dxa"/>
            <w:tcBorders>
              <w:top w:val="single" w:sz="6" w:space="0" w:color="1B4F8A"/>
              <w:left w:val="single" w:sz="6" w:space="0" w:color="1B4F8A"/>
              <w:bottom w:val="single" w:sz="6" w:space="0" w:color="1B4F8A"/>
              <w:right w:val="single" w:sz="6" w:space="0" w:color="1B4F8A"/>
            </w:tcBorders>
            <w:shd w:val="clear" w:color="auto" w:fill="1F3864"/>
            <w:tcMar>
              <w:top w:w="140" w:type="dxa"/>
              <w:left w:w="220" w:type="dxa"/>
              <w:bottom w:w="140" w:type="dxa"/>
              <w:right w:w="220" w:type="dxa"/>
            </w:tcMar>
          </w:tcPr>
          <w:p w14:paraId="2AC1C390" w14:textId="77777777" w:rsidR="006E0850" w:rsidRDefault="00000000" w:rsidP="001961DF">
            <w:pPr>
              <w:spacing w:after="80"/>
              <w:jc w:val="both"/>
            </w:pPr>
            <w:r>
              <w:rPr>
                <w:b/>
                <w:bCs/>
                <w:color w:val="FFFFFF"/>
                <w:sz w:val="22"/>
                <w:szCs w:val="22"/>
              </w:rPr>
              <w:t>FORMAL OPINION — WELL POSITIONED: ESTABLISHED</w:t>
            </w:r>
          </w:p>
          <w:p w14:paraId="6678265B" w14:textId="77777777" w:rsidR="006E0850" w:rsidRDefault="00000000" w:rsidP="001961DF">
            <w:pPr>
              <w:jc w:val="both"/>
            </w:pPr>
            <w:r>
              <w:rPr>
                <w:color w:val="FFFFFF"/>
              </w:rPr>
              <w:t xml:space="preserve">Based on my review of the technical exhibits, professional history, and letters of recommendation, I conclude that Muhammad Bilal, FCA | FCCA | CFA is well positioned to advance the proposed endeavor under </w:t>
            </w:r>
            <w:r>
              <w:rPr>
                <w:i/>
                <w:iCs/>
                <w:color w:val="FFFFFF"/>
              </w:rPr>
              <w:t xml:space="preserve">Matter of </w:t>
            </w:r>
            <w:proofErr w:type="spellStart"/>
            <w:r>
              <w:rPr>
                <w:i/>
                <w:iCs/>
                <w:color w:val="FFFFFF"/>
              </w:rPr>
              <w:t>Dhanasar</w:t>
            </w:r>
            <w:proofErr w:type="spellEnd"/>
            <w:r>
              <w:rPr>
                <w:color w:val="FFFFFF"/>
              </w:rPr>
              <w:t>, Prong 2. The five tools he has produced demonstrate the specific combination of U.S. regulatory knowledge, ERP implementation depth, COSO-based internal control expertise, and AI application to compliance monitoring required to advance and sustain this ecosystem. This is not a generic financial governance background — it is a specialized combination of skills that is difficult to find in a single professional. The 17+ years of progressive experience across PwC, Creek Developers, EMAAR Economic City, and Red Sea Global provides the experiential foundation that explains why these tools are built at the level of specificity and operational accuracy that I have confirmed in this review.</w:t>
            </w:r>
          </w:p>
        </w:tc>
      </w:tr>
    </w:tbl>
    <w:p w14:paraId="1B3595CB" w14:textId="77777777" w:rsidR="001C0489" w:rsidRDefault="001C0489" w:rsidP="001961DF">
      <w:pPr>
        <w:pStyle w:val="Heading1"/>
        <w:pBdr>
          <w:bottom w:val="single" w:sz="10" w:space="0" w:color="1B4F8A"/>
        </w:pBdr>
        <w:spacing w:before="400" w:after="140"/>
        <w:jc w:val="both"/>
        <w:rPr>
          <w:rFonts w:ascii="Calibri Light" w:eastAsia="Calibri Light" w:hAnsi="Calibri Light" w:cs="Calibri Light"/>
          <w:b/>
          <w:bCs/>
          <w:color w:val="1F3864"/>
          <w:sz w:val="26"/>
          <w:szCs w:val="26"/>
        </w:rPr>
      </w:pPr>
    </w:p>
    <w:p w14:paraId="7B2F910D" w14:textId="77777777" w:rsidR="001C0489" w:rsidRDefault="001C0489">
      <w:pPr>
        <w:rPr>
          <w:rFonts w:ascii="Calibri Light" w:eastAsia="Calibri Light" w:hAnsi="Calibri Light" w:cs="Calibri Light"/>
          <w:b/>
          <w:bCs/>
          <w:color w:val="1F3864"/>
          <w:sz w:val="26"/>
          <w:szCs w:val="26"/>
        </w:rPr>
      </w:pPr>
      <w:r>
        <w:rPr>
          <w:rFonts w:ascii="Calibri Light" w:eastAsia="Calibri Light" w:hAnsi="Calibri Light" w:cs="Calibri Light"/>
          <w:b/>
          <w:bCs/>
          <w:color w:val="1F3864"/>
          <w:sz w:val="26"/>
          <w:szCs w:val="26"/>
        </w:rPr>
        <w:br w:type="page"/>
      </w:r>
    </w:p>
    <w:p w14:paraId="542D4A06" w14:textId="71C05952" w:rsidR="006E0850" w:rsidRDefault="00000000" w:rsidP="001961DF">
      <w:pPr>
        <w:pStyle w:val="Heading1"/>
        <w:pBdr>
          <w:bottom w:val="single" w:sz="10" w:space="0" w:color="1B4F8A"/>
        </w:pBdr>
        <w:spacing w:before="400" w:after="140"/>
        <w:jc w:val="both"/>
      </w:pPr>
      <w:r>
        <w:rPr>
          <w:rFonts w:ascii="Calibri Light" w:eastAsia="Calibri Light" w:hAnsi="Calibri Light" w:cs="Calibri Light"/>
          <w:b/>
          <w:bCs/>
          <w:color w:val="1F3864"/>
          <w:sz w:val="26"/>
          <w:szCs w:val="26"/>
        </w:rPr>
        <w:lastRenderedPageBreak/>
        <w:t>XI</w:t>
      </w:r>
      <w:proofErr w:type="gramStart"/>
      <w:r>
        <w:rPr>
          <w:rFonts w:ascii="Calibri Light" w:eastAsia="Calibri Light" w:hAnsi="Calibri Light" w:cs="Calibri Light"/>
          <w:b/>
          <w:bCs/>
          <w:color w:val="1F3864"/>
          <w:sz w:val="26"/>
          <w:szCs w:val="26"/>
        </w:rPr>
        <w:t>.  Summary</w:t>
      </w:r>
      <w:proofErr w:type="gramEnd"/>
      <w:r>
        <w:rPr>
          <w:rFonts w:ascii="Calibri Light" w:eastAsia="Calibri Light" w:hAnsi="Calibri Light" w:cs="Calibri Light"/>
          <w:b/>
          <w:bCs/>
          <w:color w:val="1F3864"/>
          <w:sz w:val="26"/>
          <w:szCs w:val="26"/>
        </w:rPr>
        <w:t xml:space="preserve"> of Formal Conclusions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7560"/>
      </w:tblGrid>
      <w:tr w:rsidR="006E0850" w14:paraId="4CB3F992" w14:textId="77777777" w:rsidTr="00E03171">
        <w:tc>
          <w:tcPr>
            <w:tcW w:w="2245" w:type="dxa"/>
            <w:tcBorders>
              <w:top w:val="single" w:sz="4" w:space="0" w:color="DEE2E6"/>
              <w:left w:val="single" w:sz="4" w:space="0" w:color="DEE2E6"/>
              <w:bottom w:val="single" w:sz="4" w:space="0" w:color="DEE2E6"/>
              <w:right w:val="single" w:sz="4" w:space="0" w:color="DEE2E6"/>
            </w:tcBorders>
            <w:shd w:val="clear" w:color="auto" w:fill="1F3864"/>
            <w:tcMar>
              <w:top w:w="80" w:type="dxa"/>
              <w:left w:w="120" w:type="dxa"/>
              <w:bottom w:w="80" w:type="dxa"/>
              <w:right w:w="120" w:type="dxa"/>
            </w:tcMar>
          </w:tcPr>
          <w:p w14:paraId="687DAFE1" w14:textId="77777777" w:rsidR="006E0850" w:rsidRDefault="00000000" w:rsidP="001961DF">
            <w:pPr>
              <w:spacing w:before="60" w:after="120"/>
              <w:jc w:val="both"/>
            </w:pPr>
            <w:r>
              <w:rPr>
                <w:b/>
                <w:bCs/>
                <w:color w:val="FFFFFF"/>
                <w:sz w:val="20"/>
                <w:szCs w:val="20"/>
              </w:rPr>
              <w:t>Conclusion</w:t>
            </w:r>
          </w:p>
        </w:tc>
        <w:tc>
          <w:tcPr>
            <w:tcW w:w="7560" w:type="dxa"/>
            <w:tcBorders>
              <w:top w:val="single" w:sz="4" w:space="0" w:color="DEE2E6"/>
              <w:left w:val="single" w:sz="4" w:space="0" w:color="DEE2E6"/>
              <w:bottom w:val="single" w:sz="4" w:space="0" w:color="DEE2E6"/>
              <w:right w:val="single" w:sz="4" w:space="0" w:color="DEE2E6"/>
            </w:tcBorders>
            <w:shd w:val="clear" w:color="auto" w:fill="1F3864"/>
            <w:tcMar>
              <w:top w:w="80" w:type="dxa"/>
              <w:left w:w="120" w:type="dxa"/>
              <w:bottom w:w="80" w:type="dxa"/>
              <w:right w:w="120" w:type="dxa"/>
            </w:tcMar>
          </w:tcPr>
          <w:p w14:paraId="38D13390" w14:textId="77777777" w:rsidR="006E0850" w:rsidRDefault="00000000" w:rsidP="001961DF">
            <w:pPr>
              <w:spacing w:before="60" w:after="120"/>
              <w:jc w:val="both"/>
            </w:pPr>
            <w:r>
              <w:rPr>
                <w:b/>
                <w:bCs/>
                <w:color w:val="FFFFFF"/>
                <w:sz w:val="20"/>
                <w:szCs w:val="20"/>
              </w:rPr>
              <w:t>Finding</w:t>
            </w:r>
          </w:p>
        </w:tc>
      </w:tr>
      <w:tr w:rsidR="006E0850" w14:paraId="12F2F954" w14:textId="77777777" w:rsidTr="00E03171">
        <w:tc>
          <w:tcPr>
            <w:tcW w:w="2245"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2F7A4336" w14:textId="77777777" w:rsidR="006E0850" w:rsidRDefault="00000000" w:rsidP="001961DF">
            <w:pPr>
              <w:spacing w:before="60" w:after="120"/>
              <w:jc w:val="both"/>
            </w:pPr>
            <w:r>
              <w:rPr>
                <w:b/>
                <w:bCs/>
                <w:color w:val="1B4F8A"/>
                <w:sz w:val="20"/>
                <w:szCs w:val="20"/>
              </w:rPr>
              <w:t>1. Technical Accuracy</w:t>
            </w:r>
          </w:p>
        </w:tc>
        <w:tc>
          <w:tcPr>
            <w:tcW w:w="75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00713B0C" w14:textId="7CB0D7C5" w:rsidR="006E0850" w:rsidRDefault="00000000" w:rsidP="001961DF">
            <w:pPr>
              <w:spacing w:before="60" w:after="120"/>
              <w:jc w:val="both"/>
            </w:pPr>
            <w:r>
              <w:rPr>
                <w:color w:val="2C3E50"/>
                <w:sz w:val="20"/>
                <w:szCs w:val="20"/>
              </w:rPr>
              <w:t>All five tools are technically accurate in their OMB 2 CFR Part 200 regulatory mapping. Specific provisions verified from my regulatory background are correctly cited throughout Exhibits 1</w:t>
            </w:r>
            <w:r w:rsidR="00CE34C1">
              <w:rPr>
                <w:color w:val="2C3E50"/>
                <w:sz w:val="20"/>
                <w:szCs w:val="20"/>
              </w:rPr>
              <w:t>2.1</w:t>
            </w:r>
            <w:r>
              <w:rPr>
                <w:color w:val="2C3E50"/>
                <w:sz w:val="20"/>
                <w:szCs w:val="20"/>
              </w:rPr>
              <w:t>, 1</w:t>
            </w:r>
            <w:r w:rsidR="00CE34C1">
              <w:rPr>
                <w:color w:val="2C3E50"/>
                <w:sz w:val="20"/>
                <w:szCs w:val="20"/>
              </w:rPr>
              <w:t>2.2</w:t>
            </w:r>
            <w:r>
              <w:rPr>
                <w:color w:val="2C3E50"/>
                <w:sz w:val="20"/>
                <w:szCs w:val="20"/>
              </w:rPr>
              <w:t xml:space="preserve">, </w:t>
            </w:r>
            <w:r w:rsidR="00CE34C1">
              <w:rPr>
                <w:color w:val="2C3E50"/>
                <w:sz w:val="20"/>
                <w:szCs w:val="20"/>
              </w:rPr>
              <w:t>12.3</w:t>
            </w:r>
            <w:r>
              <w:rPr>
                <w:color w:val="2C3E50"/>
                <w:sz w:val="20"/>
                <w:szCs w:val="20"/>
              </w:rPr>
              <w:t xml:space="preserve">, </w:t>
            </w:r>
            <w:r w:rsidR="00CE34C1">
              <w:rPr>
                <w:color w:val="2C3E50"/>
                <w:sz w:val="20"/>
                <w:szCs w:val="20"/>
              </w:rPr>
              <w:t>12.4</w:t>
            </w:r>
            <w:r>
              <w:rPr>
                <w:color w:val="2C3E50"/>
                <w:sz w:val="20"/>
                <w:szCs w:val="20"/>
              </w:rPr>
              <w:t xml:space="preserve">, and </w:t>
            </w:r>
            <w:r w:rsidR="00CE34C1">
              <w:rPr>
                <w:color w:val="2C3E50"/>
                <w:sz w:val="20"/>
                <w:szCs w:val="20"/>
              </w:rPr>
              <w:t>12.5</w:t>
            </w:r>
            <w:r>
              <w:rPr>
                <w:color w:val="2C3E50"/>
                <w:sz w:val="20"/>
                <w:szCs w:val="20"/>
              </w:rPr>
              <w:t>.</w:t>
            </w:r>
          </w:p>
        </w:tc>
      </w:tr>
      <w:tr w:rsidR="006E0850" w14:paraId="315A2E51" w14:textId="77777777" w:rsidTr="00E03171">
        <w:tc>
          <w:tcPr>
            <w:tcW w:w="2245"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0E53C750" w14:textId="77777777" w:rsidR="006E0850" w:rsidRDefault="00000000" w:rsidP="001961DF">
            <w:pPr>
              <w:spacing w:before="60" w:after="120"/>
              <w:jc w:val="both"/>
            </w:pPr>
            <w:r>
              <w:rPr>
                <w:b/>
                <w:bCs/>
                <w:color w:val="1B4F8A"/>
                <w:sz w:val="20"/>
                <w:szCs w:val="20"/>
              </w:rPr>
              <w:t>2. Methodological Rigor</w:t>
            </w:r>
          </w:p>
        </w:tc>
        <w:tc>
          <w:tcPr>
            <w:tcW w:w="756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3F120518" w14:textId="4E8A7AAF" w:rsidR="006E0850" w:rsidRDefault="00000000" w:rsidP="001961DF">
            <w:pPr>
              <w:spacing w:before="60" w:after="120"/>
              <w:jc w:val="both"/>
            </w:pPr>
            <w:r>
              <w:rPr>
                <w:color w:val="2C3E50"/>
                <w:sz w:val="20"/>
                <w:szCs w:val="20"/>
              </w:rPr>
              <w:t xml:space="preserve">The ERP framework (Exhibit </w:t>
            </w:r>
            <w:r w:rsidR="001961DF">
              <w:rPr>
                <w:color w:val="2C3E50"/>
                <w:sz w:val="20"/>
                <w:szCs w:val="20"/>
              </w:rPr>
              <w:t>12.2</w:t>
            </w:r>
            <w:r>
              <w:rPr>
                <w:color w:val="2C3E50"/>
                <w:sz w:val="20"/>
                <w:szCs w:val="20"/>
              </w:rPr>
              <w:t xml:space="preserve">) and Audit Readiness Framework (Exhibit </w:t>
            </w:r>
            <w:r w:rsidR="001961DF">
              <w:rPr>
                <w:color w:val="2C3E50"/>
                <w:sz w:val="20"/>
                <w:szCs w:val="20"/>
              </w:rPr>
              <w:t>12.3</w:t>
            </w:r>
            <w:r>
              <w:rPr>
                <w:color w:val="2C3E50"/>
                <w:sz w:val="20"/>
                <w:szCs w:val="20"/>
              </w:rPr>
              <w:t xml:space="preserve">) are methodologically rigorous at a level consistent with GFOA standards for governmental ERP and compliance. The AI fraud detection system (Exhibit </w:t>
            </w:r>
            <w:r w:rsidR="001961DF">
              <w:rPr>
                <w:color w:val="2C3E50"/>
                <w:sz w:val="20"/>
                <w:szCs w:val="20"/>
              </w:rPr>
              <w:t>12.4</w:t>
            </w:r>
            <w:r>
              <w:rPr>
                <w:color w:val="2C3E50"/>
                <w:sz w:val="20"/>
                <w:szCs w:val="20"/>
              </w:rPr>
              <w:t xml:space="preserve"> + G-10) is validated at an appropriate level for prototype-stage technology.</w:t>
            </w:r>
          </w:p>
        </w:tc>
      </w:tr>
      <w:tr w:rsidR="006E0850" w14:paraId="166F3F0B" w14:textId="77777777" w:rsidTr="00E03171">
        <w:tc>
          <w:tcPr>
            <w:tcW w:w="2245"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6BAFAB3F" w14:textId="77777777" w:rsidR="006E0850" w:rsidRDefault="00000000" w:rsidP="001961DF">
            <w:pPr>
              <w:spacing w:before="60" w:after="120"/>
              <w:jc w:val="both"/>
            </w:pPr>
            <w:r>
              <w:rPr>
                <w:b/>
                <w:bCs/>
                <w:color w:val="1B4F8A"/>
                <w:sz w:val="20"/>
                <w:szCs w:val="20"/>
              </w:rPr>
              <w:t>3. Regulatory Alignment</w:t>
            </w:r>
          </w:p>
        </w:tc>
        <w:tc>
          <w:tcPr>
            <w:tcW w:w="75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4D497736" w14:textId="77777777" w:rsidR="006E0850" w:rsidRDefault="00000000" w:rsidP="001961DF">
            <w:pPr>
              <w:spacing w:before="60" w:after="120"/>
              <w:jc w:val="both"/>
            </w:pPr>
            <w:r>
              <w:rPr>
                <w:color w:val="2C3E50"/>
                <w:sz w:val="20"/>
                <w:szCs w:val="20"/>
              </w:rPr>
              <w:t>All five tools are correctly aligned with OMB 2 CFR Part 200 (OMB Final Rule 2024) and where applicable, the OMB 2025 Compliance Supplement. Alignment with the 2024 Final Rule's specific updates confirms current regulatory knowledge.</w:t>
            </w:r>
          </w:p>
        </w:tc>
      </w:tr>
      <w:tr w:rsidR="006E0850" w14:paraId="7371342B" w14:textId="77777777" w:rsidTr="00E03171">
        <w:tc>
          <w:tcPr>
            <w:tcW w:w="2245"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44D2361A" w14:textId="77777777" w:rsidR="006E0850" w:rsidRDefault="00000000" w:rsidP="001961DF">
            <w:pPr>
              <w:spacing w:before="60" w:after="120"/>
              <w:jc w:val="both"/>
            </w:pPr>
            <w:r>
              <w:rPr>
                <w:b/>
                <w:bCs/>
                <w:color w:val="1B4F8A"/>
                <w:sz w:val="20"/>
                <w:szCs w:val="20"/>
              </w:rPr>
              <w:t>4. Superiority / Gap-Filling</w:t>
            </w:r>
          </w:p>
        </w:tc>
        <w:tc>
          <w:tcPr>
            <w:tcW w:w="756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4F726A9F" w14:textId="77777777" w:rsidR="006E0850" w:rsidRDefault="00000000" w:rsidP="001961DF">
            <w:pPr>
              <w:spacing w:before="60" w:after="120"/>
              <w:jc w:val="both"/>
            </w:pPr>
            <w:r>
              <w:rPr>
                <w:color w:val="2C3E50"/>
                <w:sz w:val="20"/>
                <w:szCs w:val="20"/>
              </w:rPr>
              <w:t>No single free, open-access, OMB 2024-aligned resource provides the five-layer integrated ecosystem Mr. Bilal has developed. Each tool individually addresses a specific, documented gap; together they constitute a complete federal grant governance infrastructure unavailable from any existing free source.</w:t>
            </w:r>
          </w:p>
        </w:tc>
      </w:tr>
      <w:tr w:rsidR="006E0850" w14:paraId="41B375D9" w14:textId="77777777" w:rsidTr="00E03171">
        <w:tc>
          <w:tcPr>
            <w:tcW w:w="2245"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58EB50BA" w14:textId="77777777" w:rsidR="006E0850" w:rsidRDefault="00000000" w:rsidP="001961DF">
            <w:pPr>
              <w:spacing w:before="60" w:after="120"/>
              <w:jc w:val="both"/>
            </w:pPr>
            <w:r>
              <w:rPr>
                <w:b/>
                <w:bCs/>
                <w:color w:val="1B4F8A"/>
                <w:sz w:val="20"/>
                <w:szCs w:val="20"/>
              </w:rPr>
              <w:t>5. National Importance</w:t>
            </w:r>
          </w:p>
        </w:tc>
        <w:tc>
          <w:tcPr>
            <w:tcW w:w="7560" w:type="dxa"/>
            <w:tcBorders>
              <w:top w:val="single" w:sz="4" w:space="0" w:color="DEE2E6"/>
              <w:left w:val="single" w:sz="4" w:space="0" w:color="DEE2E6"/>
              <w:bottom w:val="single" w:sz="4" w:space="0" w:color="DEE2E6"/>
              <w:right w:val="single" w:sz="4" w:space="0" w:color="DEE2E6"/>
            </w:tcBorders>
            <w:shd w:val="clear" w:color="auto" w:fill="FFFFFF"/>
            <w:tcMar>
              <w:top w:w="80" w:type="dxa"/>
              <w:left w:w="120" w:type="dxa"/>
              <w:bottom w:w="80" w:type="dxa"/>
              <w:right w:w="120" w:type="dxa"/>
            </w:tcMar>
          </w:tcPr>
          <w:p w14:paraId="5684DA31" w14:textId="77777777" w:rsidR="006E0850" w:rsidRDefault="00000000" w:rsidP="001961DF">
            <w:pPr>
              <w:spacing w:before="60" w:after="120"/>
              <w:jc w:val="both"/>
            </w:pPr>
            <w:r>
              <w:rPr>
                <w:color w:val="2C3E50"/>
                <w:sz w:val="20"/>
                <w:szCs w:val="20"/>
              </w:rPr>
              <w:t xml:space="preserve">ESTABLISHED. The ecosystem addresses a documented national fiscal accountability crisis ($236B PRAC FY2023 improper payments), is calibrated to real-world audit failure patterns, and is distributed free to all 30,437+ Single Audit-subject entities. National importance under </w:t>
            </w:r>
            <w:proofErr w:type="spellStart"/>
            <w:r>
              <w:rPr>
                <w:color w:val="2C3E50"/>
                <w:sz w:val="20"/>
                <w:szCs w:val="20"/>
              </w:rPr>
              <w:t>Dhanasar</w:t>
            </w:r>
            <w:proofErr w:type="spellEnd"/>
            <w:r>
              <w:rPr>
                <w:color w:val="2C3E50"/>
                <w:sz w:val="20"/>
                <w:szCs w:val="20"/>
              </w:rPr>
              <w:t xml:space="preserve"> Prong 1 is established.</w:t>
            </w:r>
          </w:p>
        </w:tc>
      </w:tr>
      <w:tr w:rsidR="006E0850" w14:paraId="36226F14" w14:textId="77777777" w:rsidTr="00E03171">
        <w:tc>
          <w:tcPr>
            <w:tcW w:w="2245"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1CBCDCD4" w14:textId="77777777" w:rsidR="006E0850" w:rsidRDefault="00000000" w:rsidP="001961DF">
            <w:pPr>
              <w:spacing w:before="60" w:after="120"/>
              <w:jc w:val="both"/>
            </w:pPr>
            <w:r>
              <w:rPr>
                <w:b/>
                <w:bCs/>
                <w:color w:val="1B4F8A"/>
                <w:sz w:val="20"/>
                <w:szCs w:val="20"/>
              </w:rPr>
              <w:t>6. Petitioner Capability</w:t>
            </w:r>
          </w:p>
        </w:tc>
        <w:tc>
          <w:tcPr>
            <w:tcW w:w="7560" w:type="dxa"/>
            <w:tcBorders>
              <w:top w:val="single" w:sz="4" w:space="0" w:color="DEE2E6"/>
              <w:left w:val="single" w:sz="4" w:space="0" w:color="DEE2E6"/>
              <w:bottom w:val="single" w:sz="4" w:space="0" w:color="DEE2E6"/>
              <w:right w:val="single" w:sz="4" w:space="0" w:color="DEE2E6"/>
            </w:tcBorders>
            <w:shd w:val="clear" w:color="auto" w:fill="EBF3FB"/>
            <w:tcMar>
              <w:top w:w="80" w:type="dxa"/>
              <w:left w:w="120" w:type="dxa"/>
              <w:bottom w:w="80" w:type="dxa"/>
              <w:right w:w="120" w:type="dxa"/>
            </w:tcMar>
          </w:tcPr>
          <w:p w14:paraId="14706013" w14:textId="77777777" w:rsidR="006E0850" w:rsidRDefault="00000000" w:rsidP="001961DF">
            <w:pPr>
              <w:spacing w:before="60" w:after="120"/>
              <w:jc w:val="both"/>
            </w:pPr>
            <w:r>
              <w:rPr>
                <w:color w:val="2C3E50"/>
                <w:sz w:val="20"/>
                <w:szCs w:val="20"/>
              </w:rPr>
              <w:t xml:space="preserve">ESTABLISHED. The technical accuracy and operational specificity of the five exhibits are consistent only with the combination of credentials (FCA, FCCA, CFA), ERP implementation experience (EMAAR, 15 subsidiaries, 7 years), and audit background (PwC, 4 years) documented in the petition. Mr. Bilal is well positioned to advance this endeavor under </w:t>
            </w:r>
            <w:proofErr w:type="spellStart"/>
            <w:r>
              <w:rPr>
                <w:color w:val="2C3E50"/>
                <w:sz w:val="20"/>
                <w:szCs w:val="20"/>
              </w:rPr>
              <w:t>Dhanasar</w:t>
            </w:r>
            <w:proofErr w:type="spellEnd"/>
            <w:r>
              <w:rPr>
                <w:color w:val="2C3E50"/>
                <w:sz w:val="20"/>
                <w:szCs w:val="20"/>
              </w:rPr>
              <w:t xml:space="preserve"> Prong 2.</w:t>
            </w:r>
          </w:p>
        </w:tc>
      </w:tr>
    </w:tbl>
    <w:p w14:paraId="0425261A" w14:textId="4854AD06" w:rsidR="006E0850" w:rsidRDefault="00C7085D" w:rsidP="001961DF">
      <w:pPr>
        <w:spacing w:before="60" w:after="120"/>
        <w:jc w:val="both"/>
      </w:pPr>
      <w:r w:rsidRPr="00C7085D">
        <w:rPr>
          <w:i/>
          <w:iCs/>
          <w:sz w:val="20"/>
          <w:szCs w:val="20"/>
        </w:rPr>
        <w:t>To the best of my professional knowledge and judgment, the foregoing opinions are accurate and have been rendered independently and objectively</w:t>
      </w:r>
      <w:r>
        <w:rPr>
          <w:i/>
          <w:iCs/>
          <w:sz w:val="20"/>
          <w:szCs w:val="20"/>
        </w:rPr>
        <w:t>.</w:t>
      </w:r>
    </w:p>
    <w:p w14:paraId="6F481A2C" w14:textId="77777777" w:rsidR="006E0850" w:rsidRPr="00E03171" w:rsidRDefault="00000000" w:rsidP="001961DF">
      <w:pPr>
        <w:spacing w:after="8"/>
        <w:jc w:val="both"/>
        <w:rPr>
          <w:sz w:val="20"/>
          <w:szCs w:val="20"/>
        </w:rPr>
      </w:pPr>
      <w:r w:rsidRPr="00E03171">
        <w:rPr>
          <w:b/>
          <w:bCs/>
          <w:sz w:val="20"/>
          <w:szCs w:val="20"/>
        </w:rPr>
        <w:t>Respectfully submitted,</w:t>
      </w:r>
    </w:p>
    <w:p w14:paraId="3C20EF70" w14:textId="77777777" w:rsidR="006E0850" w:rsidRDefault="006E0850" w:rsidP="001961DF">
      <w:pPr>
        <w:spacing w:before="60" w:after="60"/>
        <w:jc w:val="both"/>
      </w:pPr>
    </w:p>
    <w:p w14:paraId="568E736D" w14:textId="77777777" w:rsidR="006E0850" w:rsidRDefault="00000000" w:rsidP="001961DF">
      <w:pPr>
        <w:spacing w:after="8"/>
        <w:jc w:val="both"/>
      </w:pPr>
      <w:r>
        <w:rPr>
          <w:b/>
          <w:bCs/>
          <w:sz w:val="22"/>
          <w:szCs w:val="22"/>
        </w:rPr>
        <w:t>_____________________________________</w:t>
      </w:r>
    </w:p>
    <w:p w14:paraId="31EF1156" w14:textId="1DB3F4C5" w:rsidR="006E0850" w:rsidRPr="00E03171" w:rsidRDefault="00000000" w:rsidP="001961DF">
      <w:pPr>
        <w:spacing w:after="8"/>
        <w:jc w:val="both"/>
        <w:rPr>
          <w:sz w:val="22"/>
          <w:szCs w:val="22"/>
        </w:rPr>
      </w:pPr>
      <w:r w:rsidRPr="00E03171">
        <w:rPr>
          <w:b/>
          <w:bCs/>
          <w:color w:val="1F3864"/>
          <w:sz w:val="22"/>
          <w:szCs w:val="22"/>
        </w:rPr>
        <w:t>[Independent Expert Name, Credentials]</w:t>
      </w:r>
    </w:p>
    <w:p w14:paraId="5B20959A" w14:textId="3D856D00" w:rsidR="006E0850" w:rsidRDefault="00000000" w:rsidP="001961DF">
      <w:pPr>
        <w:spacing w:after="8"/>
        <w:jc w:val="both"/>
      </w:pPr>
      <w:r>
        <w:rPr>
          <w:i/>
          <w:iCs/>
        </w:rPr>
        <w:t>[Title / Position</w:t>
      </w:r>
      <w:proofErr w:type="gramStart"/>
      <w:r>
        <w:rPr>
          <w:i/>
          <w:iCs/>
        </w:rPr>
        <w:t>]</w:t>
      </w:r>
      <w:r w:rsidR="00E03171">
        <w:rPr>
          <w:i/>
          <w:iCs/>
        </w:rPr>
        <w:t>,</w:t>
      </w:r>
      <w:r>
        <w:t>[</w:t>
      </w:r>
      <w:proofErr w:type="gramEnd"/>
      <w:r>
        <w:t>Institution Name · City, State Zip]</w:t>
      </w:r>
    </w:p>
    <w:p w14:paraId="0C182E42" w14:textId="77777777" w:rsidR="006E0850" w:rsidRDefault="00000000" w:rsidP="001961DF">
      <w:pPr>
        <w:spacing w:after="8"/>
        <w:jc w:val="both"/>
      </w:pPr>
      <w:r>
        <w:t>April 6, 2026</w:t>
      </w: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2"/>
      </w:tblGrid>
      <w:tr w:rsidR="006E0850" w14:paraId="236C96C7" w14:textId="77777777" w:rsidTr="00E03171">
        <w:tc>
          <w:tcPr>
            <w:tcW w:w="9802" w:type="dxa"/>
            <w:tcBorders>
              <w:top w:val="single" w:sz="6" w:space="0" w:color="1B4F8A"/>
              <w:left w:val="single" w:sz="6" w:space="0" w:color="1B4F8A"/>
              <w:bottom w:val="single" w:sz="6" w:space="0" w:color="1B4F8A"/>
              <w:right w:val="single" w:sz="6" w:space="0" w:color="1B4F8A"/>
            </w:tcBorders>
            <w:shd w:val="clear" w:color="auto" w:fill="2C3E50"/>
            <w:tcMar>
              <w:top w:w="140" w:type="dxa"/>
              <w:left w:w="220" w:type="dxa"/>
              <w:bottom w:w="140" w:type="dxa"/>
              <w:right w:w="220" w:type="dxa"/>
            </w:tcMar>
          </w:tcPr>
          <w:p w14:paraId="781F47C4" w14:textId="77777777" w:rsidR="006E0850" w:rsidRDefault="00000000" w:rsidP="001961DF">
            <w:pPr>
              <w:spacing w:after="80"/>
              <w:jc w:val="both"/>
            </w:pPr>
            <w:r>
              <w:rPr>
                <w:b/>
                <w:bCs/>
                <w:color w:val="FFFFFF"/>
                <w:sz w:val="22"/>
                <w:szCs w:val="22"/>
              </w:rPr>
              <w:t>INDEPENDENCE AND DISCLOSURE STATEMENT</w:t>
            </w:r>
          </w:p>
          <w:p w14:paraId="631122B0" w14:textId="4E470D5F" w:rsidR="006E0850" w:rsidRDefault="00000000" w:rsidP="001961DF">
            <w:pPr>
              <w:jc w:val="both"/>
            </w:pPr>
            <w:r>
              <w:rPr>
                <w:color w:val="FFFFFF"/>
                <w:sz w:val="20"/>
                <w:szCs w:val="20"/>
              </w:rPr>
              <w:t>I, [Independent Expert Name], declare: (1) I have no financial interest in the outcome of this petition; (2) all opinions are my own independent professional judgment; (</w:t>
            </w:r>
            <w:r w:rsidR="0000530B">
              <w:rPr>
                <w:color w:val="FFFFFF"/>
                <w:sz w:val="20"/>
                <w:szCs w:val="20"/>
              </w:rPr>
              <w:t>3</w:t>
            </w:r>
            <w:r>
              <w:rPr>
                <w:color w:val="FFFFFF"/>
                <w:sz w:val="20"/>
                <w:szCs w:val="20"/>
              </w:rPr>
              <w:t>) I was asked to evaluate the technical and regulatory merits of the five tools, not to advocate for a specific immigration outcome; (</w:t>
            </w:r>
            <w:r w:rsidR="0000530B">
              <w:rPr>
                <w:color w:val="FFFFFF"/>
                <w:sz w:val="20"/>
                <w:szCs w:val="20"/>
              </w:rPr>
              <w:t>4</w:t>
            </w:r>
            <w:r>
              <w:rPr>
                <w:color w:val="FFFFFF"/>
                <w:sz w:val="20"/>
                <w:szCs w:val="20"/>
              </w:rPr>
              <w:t>) my opinions are limited to the technical, regulatory, and public finance dimensions and do not constitute legal advice on immigration law. This letter is submitted for use as supporting evidence in USCIS Form I-140 proceedings and is subject to the penalty provisions of 18 U.S.C. § 1001 for knowingly false statements to a federal agency.</w:t>
            </w:r>
          </w:p>
        </w:tc>
      </w:tr>
    </w:tbl>
    <w:p w14:paraId="17E105CB" w14:textId="77777777" w:rsidR="0042112F" w:rsidRDefault="0042112F" w:rsidP="00E03171">
      <w:pPr>
        <w:jc w:val="both"/>
      </w:pPr>
    </w:p>
    <w:sectPr w:rsidR="0042112F">
      <w:headerReference w:type="default" r:id="rId7"/>
      <w:footerReference w:type="default" r:id="rId8"/>
      <w:pgSz w:w="12240" w:h="15840"/>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73FB6" w14:textId="77777777" w:rsidR="00627E3A" w:rsidRDefault="00627E3A">
      <w:r>
        <w:separator/>
      </w:r>
    </w:p>
  </w:endnote>
  <w:endnote w:type="continuationSeparator" w:id="0">
    <w:p w14:paraId="22B63C6A" w14:textId="77777777" w:rsidR="00627E3A" w:rsidRDefault="00627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951AE" w14:textId="70035EAF" w:rsidR="006E0850" w:rsidRDefault="00000000">
    <w:pPr>
      <w:pBdr>
        <w:top w:val="single" w:sz="4" w:space="0" w:color="999999"/>
      </w:pBdr>
      <w:spacing w:before="80"/>
      <w:jc w:val="right"/>
    </w:pPr>
    <w:r>
      <w:rPr>
        <w:color w:val="626567"/>
        <w:sz w:val="17"/>
        <w:szCs w:val="17"/>
      </w:rPr>
      <w:t xml:space="preserve">Independent Expert </w:t>
    </w:r>
    <w:proofErr w:type="gramStart"/>
    <w:r>
      <w:rPr>
        <w:color w:val="626567"/>
        <w:sz w:val="17"/>
        <w:szCs w:val="17"/>
      </w:rPr>
      <w:t>Opinion  ·</w:t>
    </w:r>
    <w:proofErr w:type="gramEnd"/>
    <w:r>
      <w:rPr>
        <w:color w:val="626567"/>
        <w:sz w:val="17"/>
        <w:szCs w:val="17"/>
      </w:rPr>
      <w:t xml:space="preserve">  Matter of </w:t>
    </w:r>
    <w:proofErr w:type="spellStart"/>
    <w:proofErr w:type="gramStart"/>
    <w:r>
      <w:rPr>
        <w:color w:val="626567"/>
        <w:sz w:val="17"/>
        <w:szCs w:val="17"/>
      </w:rPr>
      <w:t>Dhanasar</w:t>
    </w:r>
    <w:proofErr w:type="spellEnd"/>
    <w:r>
      <w:rPr>
        <w:color w:val="626567"/>
        <w:sz w:val="17"/>
        <w:szCs w:val="17"/>
      </w:rPr>
      <w:t xml:space="preserve">  ·</w:t>
    </w:r>
    <w:proofErr w:type="gramEnd"/>
    <w:r>
      <w:rPr>
        <w:color w:val="626567"/>
        <w:sz w:val="17"/>
        <w:szCs w:val="17"/>
      </w:rPr>
      <w:t xml:space="preserve">  Page </w:t>
    </w:r>
    <w:r>
      <w:rPr>
        <w:color w:val="626567"/>
        <w:sz w:val="17"/>
        <w:szCs w:val="17"/>
      </w:rPr>
      <w:fldChar w:fldCharType="begin"/>
    </w:r>
    <w:r>
      <w:rPr>
        <w:color w:val="626567"/>
        <w:sz w:val="17"/>
        <w:szCs w:val="17"/>
      </w:rPr>
      <w:instrText>PAGE</w:instrText>
    </w:r>
    <w:r>
      <w:rPr>
        <w:color w:val="626567"/>
        <w:sz w:val="17"/>
        <w:szCs w:val="17"/>
      </w:rPr>
      <w:fldChar w:fldCharType="separate"/>
    </w:r>
    <w:r w:rsidR="005B6258">
      <w:rPr>
        <w:noProof/>
        <w:color w:val="626567"/>
        <w:sz w:val="17"/>
        <w:szCs w:val="17"/>
      </w:rPr>
      <w:t>1</w:t>
    </w:r>
    <w:r>
      <w:rPr>
        <w:color w:val="626567"/>
        <w:sz w:val="17"/>
        <w:szCs w:val="17"/>
      </w:rPr>
      <w:fldChar w:fldCharType="end"/>
    </w:r>
    <w:r w:rsidR="006C579C">
      <w:rPr>
        <w:color w:val="626567"/>
        <w:sz w:val="17"/>
        <w:szCs w:val="17"/>
      </w:rPr>
      <w:t xml:space="preserve"> of 1</w:t>
    </w:r>
    <w:r w:rsidR="00E1357B">
      <w:rPr>
        <w:color w:val="626567"/>
        <w:sz w:val="17"/>
        <w:szCs w:val="17"/>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5DC78" w14:textId="77777777" w:rsidR="00627E3A" w:rsidRDefault="00627E3A">
      <w:r>
        <w:separator/>
      </w:r>
    </w:p>
  </w:footnote>
  <w:footnote w:type="continuationSeparator" w:id="0">
    <w:p w14:paraId="77A98DE4" w14:textId="77777777" w:rsidR="00627E3A" w:rsidRDefault="00627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4928" w14:textId="77777777" w:rsidR="006E0850" w:rsidRPr="001961DF" w:rsidRDefault="00000000">
    <w:pPr>
      <w:pBdr>
        <w:bottom w:val="single" w:sz="6" w:space="0" w:color="999999"/>
      </w:pBdr>
      <w:spacing w:after="80"/>
      <w:rPr>
        <w:sz w:val="16"/>
        <w:szCs w:val="16"/>
      </w:rPr>
    </w:pPr>
    <w:r w:rsidRPr="001961DF">
      <w:rPr>
        <w:color w:val="626567"/>
        <w:sz w:val="16"/>
        <w:szCs w:val="16"/>
      </w:rPr>
      <w:t xml:space="preserve">INDEPENDENT EXPERT OPINION </w:t>
    </w:r>
    <w:proofErr w:type="gramStart"/>
    <w:r w:rsidRPr="001961DF">
      <w:rPr>
        <w:color w:val="626567"/>
        <w:sz w:val="16"/>
        <w:szCs w:val="16"/>
      </w:rPr>
      <w:t>LETTER  ·</w:t>
    </w:r>
    <w:proofErr w:type="gramEnd"/>
    <w:r w:rsidRPr="001961DF">
      <w:rPr>
        <w:color w:val="626567"/>
        <w:sz w:val="16"/>
        <w:szCs w:val="16"/>
      </w:rPr>
      <w:t xml:space="preserve">  USCIS EB-2 </w:t>
    </w:r>
    <w:proofErr w:type="gramStart"/>
    <w:r w:rsidRPr="001961DF">
      <w:rPr>
        <w:color w:val="626567"/>
        <w:sz w:val="16"/>
        <w:szCs w:val="16"/>
      </w:rPr>
      <w:t>NIW  ·</w:t>
    </w:r>
    <w:proofErr w:type="gramEnd"/>
    <w:r w:rsidRPr="001961DF">
      <w:rPr>
        <w:color w:val="626567"/>
        <w:sz w:val="16"/>
        <w:szCs w:val="16"/>
      </w:rPr>
      <w:t xml:space="preserve">  Muhammad Bilal FCA|FCCA|</w:t>
    </w:r>
    <w:proofErr w:type="gramStart"/>
    <w:r w:rsidRPr="001961DF">
      <w:rPr>
        <w:color w:val="626567"/>
        <w:sz w:val="16"/>
        <w:szCs w:val="16"/>
      </w:rPr>
      <w:t>CFA  ·</w:t>
    </w:r>
    <w:proofErr w:type="gramEnd"/>
    <w:r w:rsidRPr="001961DF">
      <w:rPr>
        <w:color w:val="626567"/>
        <w:sz w:val="16"/>
        <w:szCs w:val="16"/>
      </w:rPr>
      <w:t xml:space="preserve">  Five-Tool Federal Grant Governance Ecosystem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39BA"/>
    <w:multiLevelType w:val="hybridMultilevel"/>
    <w:tmpl w:val="93EEABE4"/>
    <w:lvl w:ilvl="0" w:tplc="CC240716">
      <w:start w:val="1"/>
      <w:numFmt w:val="bullet"/>
      <w:lvlText w:val="•"/>
      <w:lvlJc w:val="left"/>
      <w:pPr>
        <w:ind w:left="640" w:hanging="320"/>
      </w:pPr>
    </w:lvl>
    <w:lvl w:ilvl="1" w:tplc="1ED08992">
      <w:numFmt w:val="decimal"/>
      <w:lvlText w:val=""/>
      <w:lvlJc w:val="left"/>
    </w:lvl>
    <w:lvl w:ilvl="2" w:tplc="1B4461A2">
      <w:numFmt w:val="decimal"/>
      <w:lvlText w:val=""/>
      <w:lvlJc w:val="left"/>
    </w:lvl>
    <w:lvl w:ilvl="3" w:tplc="E6CE0DF6">
      <w:numFmt w:val="decimal"/>
      <w:lvlText w:val=""/>
      <w:lvlJc w:val="left"/>
    </w:lvl>
    <w:lvl w:ilvl="4" w:tplc="1A6C1694">
      <w:numFmt w:val="decimal"/>
      <w:lvlText w:val=""/>
      <w:lvlJc w:val="left"/>
    </w:lvl>
    <w:lvl w:ilvl="5" w:tplc="983E3208">
      <w:numFmt w:val="decimal"/>
      <w:lvlText w:val=""/>
      <w:lvlJc w:val="left"/>
    </w:lvl>
    <w:lvl w:ilvl="6" w:tplc="A2AE7CEA">
      <w:numFmt w:val="decimal"/>
      <w:lvlText w:val=""/>
      <w:lvlJc w:val="left"/>
    </w:lvl>
    <w:lvl w:ilvl="7" w:tplc="B30A3A82">
      <w:numFmt w:val="decimal"/>
      <w:lvlText w:val=""/>
      <w:lvlJc w:val="left"/>
    </w:lvl>
    <w:lvl w:ilvl="8" w:tplc="12E2BCDA">
      <w:numFmt w:val="decimal"/>
      <w:lvlText w:val=""/>
      <w:lvlJc w:val="left"/>
    </w:lvl>
  </w:abstractNum>
  <w:abstractNum w:abstractNumId="1" w15:restartNumberingAfterBreak="0">
    <w:nsid w:val="2C237C19"/>
    <w:multiLevelType w:val="hybridMultilevel"/>
    <w:tmpl w:val="21FE5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D46DEE"/>
    <w:multiLevelType w:val="hybridMultilevel"/>
    <w:tmpl w:val="4A64513A"/>
    <w:lvl w:ilvl="0" w:tplc="6FCEA4F8">
      <w:start w:val="1"/>
      <w:numFmt w:val="decimal"/>
      <w:lvlText w:val="%1."/>
      <w:lvlJc w:val="left"/>
      <w:pPr>
        <w:ind w:left="640" w:hanging="320"/>
      </w:pPr>
    </w:lvl>
    <w:lvl w:ilvl="1" w:tplc="68C24B4A">
      <w:numFmt w:val="decimal"/>
      <w:lvlText w:val=""/>
      <w:lvlJc w:val="left"/>
    </w:lvl>
    <w:lvl w:ilvl="2" w:tplc="A44C8A9E">
      <w:numFmt w:val="decimal"/>
      <w:lvlText w:val=""/>
      <w:lvlJc w:val="left"/>
    </w:lvl>
    <w:lvl w:ilvl="3" w:tplc="46BE38A8">
      <w:numFmt w:val="decimal"/>
      <w:lvlText w:val=""/>
      <w:lvlJc w:val="left"/>
    </w:lvl>
    <w:lvl w:ilvl="4" w:tplc="E7BE1CAE">
      <w:numFmt w:val="decimal"/>
      <w:lvlText w:val=""/>
      <w:lvlJc w:val="left"/>
    </w:lvl>
    <w:lvl w:ilvl="5" w:tplc="9184010C">
      <w:numFmt w:val="decimal"/>
      <w:lvlText w:val=""/>
      <w:lvlJc w:val="left"/>
    </w:lvl>
    <w:lvl w:ilvl="6" w:tplc="8C5C2434">
      <w:numFmt w:val="decimal"/>
      <w:lvlText w:val=""/>
      <w:lvlJc w:val="left"/>
    </w:lvl>
    <w:lvl w:ilvl="7" w:tplc="2304AF6A">
      <w:numFmt w:val="decimal"/>
      <w:lvlText w:val=""/>
      <w:lvlJc w:val="left"/>
    </w:lvl>
    <w:lvl w:ilvl="8" w:tplc="2ABAA80C">
      <w:numFmt w:val="decimal"/>
      <w:lvlText w:val=""/>
      <w:lvlJc w:val="left"/>
    </w:lvl>
  </w:abstractNum>
  <w:abstractNum w:abstractNumId="3" w15:restartNumberingAfterBreak="0">
    <w:nsid w:val="6E114129"/>
    <w:multiLevelType w:val="hybridMultilevel"/>
    <w:tmpl w:val="04CEA358"/>
    <w:lvl w:ilvl="0" w:tplc="F764678C">
      <w:start w:val="1"/>
      <w:numFmt w:val="bullet"/>
      <w:lvlText w:val="●"/>
      <w:lvlJc w:val="left"/>
      <w:pPr>
        <w:ind w:left="720" w:hanging="360"/>
      </w:pPr>
    </w:lvl>
    <w:lvl w:ilvl="1" w:tplc="D37A9EBE">
      <w:start w:val="1"/>
      <w:numFmt w:val="bullet"/>
      <w:lvlText w:val="○"/>
      <w:lvlJc w:val="left"/>
      <w:pPr>
        <w:ind w:left="1440" w:hanging="360"/>
      </w:pPr>
    </w:lvl>
    <w:lvl w:ilvl="2" w:tplc="4BAA2AAC">
      <w:start w:val="1"/>
      <w:numFmt w:val="bullet"/>
      <w:lvlText w:val="■"/>
      <w:lvlJc w:val="left"/>
      <w:pPr>
        <w:ind w:left="2160" w:hanging="360"/>
      </w:pPr>
    </w:lvl>
    <w:lvl w:ilvl="3" w:tplc="6C28966A">
      <w:start w:val="1"/>
      <w:numFmt w:val="bullet"/>
      <w:lvlText w:val="●"/>
      <w:lvlJc w:val="left"/>
      <w:pPr>
        <w:ind w:left="2880" w:hanging="360"/>
      </w:pPr>
    </w:lvl>
    <w:lvl w:ilvl="4" w:tplc="F8F8E0AA">
      <w:start w:val="1"/>
      <w:numFmt w:val="bullet"/>
      <w:lvlText w:val="○"/>
      <w:lvlJc w:val="left"/>
      <w:pPr>
        <w:ind w:left="3600" w:hanging="360"/>
      </w:pPr>
    </w:lvl>
    <w:lvl w:ilvl="5" w:tplc="5B2C061E">
      <w:start w:val="1"/>
      <w:numFmt w:val="bullet"/>
      <w:lvlText w:val="■"/>
      <w:lvlJc w:val="left"/>
      <w:pPr>
        <w:ind w:left="4320" w:hanging="360"/>
      </w:pPr>
    </w:lvl>
    <w:lvl w:ilvl="6" w:tplc="10AAB258">
      <w:start w:val="1"/>
      <w:numFmt w:val="bullet"/>
      <w:lvlText w:val="●"/>
      <w:lvlJc w:val="left"/>
      <w:pPr>
        <w:ind w:left="5040" w:hanging="360"/>
      </w:pPr>
    </w:lvl>
    <w:lvl w:ilvl="7" w:tplc="8F60E894">
      <w:start w:val="1"/>
      <w:numFmt w:val="bullet"/>
      <w:lvlText w:val="●"/>
      <w:lvlJc w:val="left"/>
      <w:pPr>
        <w:ind w:left="5760" w:hanging="360"/>
      </w:pPr>
    </w:lvl>
    <w:lvl w:ilvl="8" w:tplc="FE7210B0">
      <w:start w:val="1"/>
      <w:numFmt w:val="bullet"/>
      <w:lvlText w:val="●"/>
      <w:lvlJc w:val="left"/>
      <w:pPr>
        <w:ind w:left="6480" w:hanging="360"/>
      </w:pPr>
    </w:lvl>
  </w:abstractNum>
  <w:abstractNum w:abstractNumId="4" w15:restartNumberingAfterBreak="0">
    <w:nsid w:val="6E172D8D"/>
    <w:multiLevelType w:val="hybridMultilevel"/>
    <w:tmpl w:val="5C7EEB8A"/>
    <w:lvl w:ilvl="0" w:tplc="B5C00430">
      <w:start w:val="1"/>
      <w:numFmt w:val="bullet"/>
      <w:lvlText w:val="–"/>
      <w:lvlJc w:val="left"/>
      <w:pPr>
        <w:ind w:left="960" w:hanging="320"/>
      </w:pPr>
    </w:lvl>
    <w:lvl w:ilvl="1" w:tplc="0B0879BE">
      <w:numFmt w:val="decimal"/>
      <w:lvlText w:val=""/>
      <w:lvlJc w:val="left"/>
    </w:lvl>
    <w:lvl w:ilvl="2" w:tplc="050AD474">
      <w:numFmt w:val="decimal"/>
      <w:lvlText w:val=""/>
      <w:lvlJc w:val="left"/>
    </w:lvl>
    <w:lvl w:ilvl="3" w:tplc="FEAC94D6">
      <w:numFmt w:val="decimal"/>
      <w:lvlText w:val=""/>
      <w:lvlJc w:val="left"/>
    </w:lvl>
    <w:lvl w:ilvl="4" w:tplc="5B6EFDFA">
      <w:numFmt w:val="decimal"/>
      <w:lvlText w:val=""/>
      <w:lvlJc w:val="left"/>
    </w:lvl>
    <w:lvl w:ilvl="5" w:tplc="F7FAC3B6">
      <w:numFmt w:val="decimal"/>
      <w:lvlText w:val=""/>
      <w:lvlJc w:val="left"/>
    </w:lvl>
    <w:lvl w:ilvl="6" w:tplc="A62684D0">
      <w:numFmt w:val="decimal"/>
      <w:lvlText w:val=""/>
      <w:lvlJc w:val="left"/>
    </w:lvl>
    <w:lvl w:ilvl="7" w:tplc="9A8420DE">
      <w:numFmt w:val="decimal"/>
      <w:lvlText w:val=""/>
      <w:lvlJc w:val="left"/>
    </w:lvl>
    <w:lvl w:ilvl="8" w:tplc="4654601C">
      <w:numFmt w:val="decimal"/>
      <w:lvlText w:val=""/>
      <w:lvlJc w:val="left"/>
    </w:lvl>
  </w:abstractNum>
  <w:num w:numId="1" w16cid:durableId="539633483">
    <w:abstractNumId w:val="3"/>
    <w:lvlOverride w:ilvl="0">
      <w:startOverride w:val="1"/>
    </w:lvlOverride>
  </w:num>
  <w:num w:numId="2" w16cid:durableId="1102339527">
    <w:abstractNumId w:val="0"/>
    <w:lvlOverride w:ilvl="0">
      <w:startOverride w:val="1"/>
    </w:lvlOverride>
  </w:num>
  <w:num w:numId="3" w16cid:durableId="72314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850"/>
    <w:rsid w:val="0000530B"/>
    <w:rsid w:val="00107E12"/>
    <w:rsid w:val="001961DF"/>
    <w:rsid w:val="001C0489"/>
    <w:rsid w:val="002668F3"/>
    <w:rsid w:val="002D5ECB"/>
    <w:rsid w:val="003C2249"/>
    <w:rsid w:val="00413B98"/>
    <w:rsid w:val="004210C7"/>
    <w:rsid w:val="0042112F"/>
    <w:rsid w:val="00483875"/>
    <w:rsid w:val="004A6EFA"/>
    <w:rsid w:val="004E502F"/>
    <w:rsid w:val="004F0FDA"/>
    <w:rsid w:val="00542052"/>
    <w:rsid w:val="00582C69"/>
    <w:rsid w:val="005B6258"/>
    <w:rsid w:val="005C5C96"/>
    <w:rsid w:val="00627E3A"/>
    <w:rsid w:val="006C579C"/>
    <w:rsid w:val="006E0850"/>
    <w:rsid w:val="00720E25"/>
    <w:rsid w:val="008A79BE"/>
    <w:rsid w:val="00967D2F"/>
    <w:rsid w:val="009968F8"/>
    <w:rsid w:val="00A33574"/>
    <w:rsid w:val="00B9283D"/>
    <w:rsid w:val="00BE5FB7"/>
    <w:rsid w:val="00C0702A"/>
    <w:rsid w:val="00C3302A"/>
    <w:rsid w:val="00C33243"/>
    <w:rsid w:val="00C454F1"/>
    <w:rsid w:val="00C7085D"/>
    <w:rsid w:val="00CE34C1"/>
    <w:rsid w:val="00D4025A"/>
    <w:rsid w:val="00DB6D8F"/>
    <w:rsid w:val="00E03171"/>
    <w:rsid w:val="00E1357B"/>
    <w:rsid w:val="00F144E5"/>
    <w:rsid w:val="00FD7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39CFD"/>
  <w15:docId w15:val="{5F6B3596-CC74-4260-98E0-99B0967C5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C579C"/>
    <w:pPr>
      <w:tabs>
        <w:tab w:val="center" w:pos="4680"/>
        <w:tab w:val="right" w:pos="9360"/>
      </w:tabs>
    </w:pPr>
  </w:style>
  <w:style w:type="character" w:customStyle="1" w:styleId="HeaderChar">
    <w:name w:val="Header Char"/>
    <w:basedOn w:val="DefaultParagraphFont"/>
    <w:link w:val="Header"/>
    <w:uiPriority w:val="99"/>
    <w:rsid w:val="006C579C"/>
  </w:style>
  <w:style w:type="paragraph" w:styleId="Footer">
    <w:name w:val="footer"/>
    <w:basedOn w:val="Normal"/>
    <w:link w:val="FooterChar"/>
    <w:uiPriority w:val="99"/>
    <w:unhideWhenUsed/>
    <w:rsid w:val="006C579C"/>
    <w:pPr>
      <w:tabs>
        <w:tab w:val="center" w:pos="4680"/>
        <w:tab w:val="right" w:pos="9360"/>
      </w:tabs>
    </w:pPr>
  </w:style>
  <w:style w:type="character" w:customStyle="1" w:styleId="FooterChar">
    <w:name w:val="Footer Char"/>
    <w:basedOn w:val="DefaultParagraphFont"/>
    <w:link w:val="Footer"/>
    <w:uiPriority w:val="99"/>
    <w:rsid w:val="006C5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14</Pages>
  <Words>7547</Words>
  <Characters>43020</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Bilal  Yousuf</cp:lastModifiedBy>
  <cp:revision>15</cp:revision>
  <dcterms:created xsi:type="dcterms:W3CDTF">2026-04-20T13:57:00Z</dcterms:created>
  <dcterms:modified xsi:type="dcterms:W3CDTF">2026-04-23T17:04:00Z</dcterms:modified>
</cp:coreProperties>
</file>