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0DCE" w14:textId="77777777" w:rsidR="00AF76FC" w:rsidRDefault="00000000" w:rsidP="00D55552">
      <w:pPr>
        <w:spacing w:before="400"/>
        <w:jc w:val="both"/>
      </w:pPr>
      <w:r>
        <w:rPr>
          <w:b/>
          <w:color w:val="1F3564"/>
          <w:sz w:val="52"/>
        </w:rPr>
        <w:t xml:space="preserve">FraudGuard  ·  </w:t>
      </w:r>
      <w:del w:id="200" w:author="NIW Review Tracker" w:date="2026-06-15T00:00:00Z">
        <w:r>
          <w:rPr>
            <w:b/>
            <w:color w:val="1F3564"/>
            <w:sz w:val="52"/>
          </w:rPr>
          <w:delText>GOAS V4.1</w:delText>
        </w:r>
      </w:del>
      <w:ins w:id="201" w:author="NIW Review Tracker" w:date="2026-06-15T00:00:00Z">
        <w:r>
          <w:rPr>
            <w:b/>
            <w:color w:val="1F3564"/>
            <w:sz w:val="52"/>
          </w:rPr>
          <w:t>FraudGuard™ v4.1</w:t>
        </w:r>
      </w:ins>
    </w:p>
    <w:p w14:paraId="12D56FBB" w14:textId="77777777" w:rsidR="00AF76FC" w:rsidRDefault="00000000" w:rsidP="00D55552">
      <w:pPr>
        <w:jc w:val="both"/>
      </w:pPr>
      <w:del w:id="200" w:author="NIW Review Tracker" w:date="2026-06-15T00:00:00Z">
        <w:r>
          <w:rPr>
            <w:b/>
            <w:color w:val="0D6E6E"/>
            <w:sz w:val="28"/>
          </w:rPr>
          <w:delText>Grant Oversight and Analytics System</w:delText>
        </w:r>
      </w:del>
      <w:ins w:id="201" w:author="NIW Review Tracker" w:date="2026-06-15T00:00:00Z">
        <w:r>
          <w:rPr>
            <w:b/>
            <w:color w:val="0D6E6E"/>
            <w:sz w:val="28"/>
          </w:rPr>
          <w:t>FraudGuard™ v4.1 — Grant Fraud Detection System</w:t>
        </w:r>
      </w:ins>
    </w:p>
    <w:p w14:paraId="212C0EE2" w14:textId="77777777" w:rsidR="00AF76FC" w:rsidRDefault="00000000" w:rsidP="00D55552">
      <w:pPr>
        <w:jc w:val="both"/>
      </w:pPr>
      <w:r>
        <w:rPr>
          <w:i/>
          <w:color w:val="555566"/>
          <w:sz w:val="20"/>
        </w:rPr>
        <w:t xml:space="preserve">Exhibit 27  ·  </w:t>
      </w:r>
      <w:del w:id="200" w:author="NIW Review Tracker" w:date="2026-06-15T00:00:00Z">
        <w:r>
          <w:rPr>
            <w:i/>
            <w:color w:val="555566"/>
            <w:sz w:val="20"/>
          </w:rPr>
          <w:delText>FounderQuantio Platform Suite</w:delText>
        </w:r>
      </w:del>
      <w:ins w:id="201" w:author="NIW Review Tracker" w:date="2026-06-15T00:00:00Z">
        <w:r>
          <w:rPr>
            <w:i/>
            <w:color w:val="555566"/>
            <w:sz w:val="20"/>
          </w:rPr>
          <w:t>Quantio Global Compliance Suite</w:t>
        </w:r>
      </w:ins>
      <w:r>
        <w:rPr>
          <w:i/>
          <w:color w:val="555566"/>
          <w:sz w:val="20"/>
        </w:rPr>
        <w:t xml:space="preserve">  ·  June 2026</w:t>
      </w:r>
    </w:p>
    <w:p w14:paraId="3243C58D" w14:textId="77777777" w:rsidR="00AF76FC" w:rsidRDefault="00AF76FC" w:rsidP="00D55552">
      <w:pPr>
        <w:pBdr>
          <w:bottom w:val="single" w:sz="6" w:space="1" w:color="1F3564"/>
        </w:pBdr>
        <w:spacing w:after="60"/>
        <w:jc w:val="both"/>
      </w:pPr>
    </w:p>
    <w:tbl>
      <w:tblPr>
        <w:tblStyle w:val="TableGrid"/>
        <w:tblW w:w="0" w:type="auto"/>
        <w:tblLook w:val="04A0" w:firstRow="1" w:lastRow="0" w:firstColumn="1" w:lastColumn="0" w:noHBand="0" w:noVBand="1"/>
      </w:tblPr>
      <w:tblGrid>
        <w:gridCol w:w="2218"/>
        <w:gridCol w:w="7630"/>
      </w:tblGrid>
      <w:tr w:rsidR="00AF76FC" w14:paraId="62A472AC" w14:textId="77777777">
        <w:tc>
          <w:tcPr>
            <w:tcW w:w="2304" w:type="dxa"/>
            <w:shd w:val="clear" w:color="auto" w:fill="1F3564"/>
            <w:vAlign w:val="center"/>
          </w:tcPr>
          <w:p w14:paraId="6CFE76B4" w14:textId="77777777" w:rsidR="00AF76FC" w:rsidRDefault="00000000" w:rsidP="00D55552">
            <w:pPr>
              <w:jc w:val="both"/>
            </w:pPr>
            <w:r>
              <w:rPr>
                <w:b/>
                <w:color w:val="FFFFFF"/>
                <w:sz w:val="19"/>
              </w:rPr>
              <w:t>What is it?</w:t>
            </w:r>
          </w:p>
        </w:tc>
        <w:tc>
          <w:tcPr>
            <w:tcW w:w="8064" w:type="dxa"/>
            <w:shd w:val="clear" w:color="auto" w:fill="EAF1FB"/>
            <w:vAlign w:val="center"/>
          </w:tcPr>
          <w:p w14:paraId="791CD857" w14:textId="77777777" w:rsidR="00AF76FC" w:rsidRDefault="00000000" w:rsidP="00D55552">
            <w:pPr>
              <w:jc w:val="both"/>
            </w:pPr>
            <w:r>
              <w:rPr>
                <w:color w:val="1A1A2E"/>
                <w:sz w:val="19"/>
              </w:rPr>
              <w:t>A free, browser-based fraud detection tool that scans your grant transactions and flags anything that looks suspicious — no installation, no IT team required.</w:t>
            </w:r>
          </w:p>
        </w:tc>
      </w:tr>
      <w:tr w:rsidR="00AF76FC" w14:paraId="4E799D93" w14:textId="77777777">
        <w:tc>
          <w:tcPr>
            <w:tcW w:w="2304" w:type="dxa"/>
            <w:shd w:val="clear" w:color="auto" w:fill="1F3564"/>
            <w:vAlign w:val="center"/>
          </w:tcPr>
          <w:p w14:paraId="59D00E12" w14:textId="77777777" w:rsidR="00AF76FC" w:rsidRDefault="00000000" w:rsidP="00D55552">
            <w:pPr>
              <w:jc w:val="both"/>
            </w:pPr>
            <w:r>
              <w:rPr>
                <w:b/>
                <w:color w:val="FFFFFF"/>
                <w:sz w:val="19"/>
              </w:rPr>
              <w:t>Who uses it?</w:t>
            </w:r>
          </w:p>
        </w:tc>
        <w:tc>
          <w:tcPr>
            <w:tcW w:w="8064" w:type="dxa"/>
            <w:shd w:val="clear" w:color="auto" w:fill="FFFFFF"/>
            <w:vAlign w:val="center"/>
          </w:tcPr>
          <w:p w14:paraId="1DB89D5C" w14:textId="77777777" w:rsidR="00AF76FC" w:rsidRDefault="00000000" w:rsidP="00D55552">
            <w:pPr>
              <w:jc w:val="both"/>
            </w:pPr>
            <w:r>
              <w:rPr>
                <w:color w:val="1A1A2E"/>
                <w:sz w:val="19"/>
              </w:rPr>
              <w:t>Compliance officers, program managers, investigators, and auditors at nonprofits, tribal governments, CDFIs, and small municipalities.</w:t>
            </w:r>
          </w:p>
        </w:tc>
      </w:tr>
      <w:tr w:rsidR="00AF76FC" w14:paraId="05ED892C" w14:textId="77777777">
        <w:tc>
          <w:tcPr>
            <w:tcW w:w="2304" w:type="dxa"/>
            <w:shd w:val="clear" w:color="auto" w:fill="1F3564"/>
            <w:vAlign w:val="center"/>
          </w:tcPr>
          <w:p w14:paraId="2A9EF15C" w14:textId="77777777" w:rsidR="00AF76FC" w:rsidRDefault="00000000" w:rsidP="00D55552">
            <w:pPr>
              <w:jc w:val="both"/>
            </w:pPr>
            <w:r>
              <w:rPr>
                <w:b/>
                <w:color w:val="FFFFFF"/>
                <w:sz w:val="19"/>
              </w:rPr>
              <w:t>Who benefits?</w:t>
            </w:r>
          </w:p>
        </w:tc>
        <w:tc>
          <w:tcPr>
            <w:tcW w:w="8064" w:type="dxa"/>
            <w:shd w:val="clear" w:color="auto" w:fill="EAF1FB"/>
            <w:vAlign w:val="center"/>
          </w:tcPr>
          <w:p w14:paraId="2E9E31E9" w14:textId="77777777" w:rsidR="00AF76FC" w:rsidRDefault="00000000" w:rsidP="00D55552">
            <w:pPr>
              <w:jc w:val="both"/>
            </w:pPr>
            <w:r>
              <w:rPr>
                <w:color w:val="1A1A2E"/>
                <w:sz w:val="19"/>
              </w:rPr>
              <w:t>Your organization (avoid audit findings and clawbacks), grant program beneficiaries (funds reach their intended purpose), and taxpayers (less fraud waste).</w:t>
            </w:r>
          </w:p>
        </w:tc>
      </w:tr>
      <w:tr w:rsidR="00AF76FC" w14:paraId="58972C84" w14:textId="77777777">
        <w:tc>
          <w:tcPr>
            <w:tcW w:w="2304" w:type="dxa"/>
            <w:shd w:val="clear" w:color="auto" w:fill="1F3564"/>
            <w:vAlign w:val="center"/>
          </w:tcPr>
          <w:p w14:paraId="04B40214" w14:textId="77777777" w:rsidR="00AF76FC" w:rsidRDefault="00000000" w:rsidP="00D55552">
            <w:pPr>
              <w:jc w:val="both"/>
            </w:pPr>
            <w:r>
              <w:rPr>
                <w:b/>
                <w:color w:val="FFFFFF"/>
                <w:sz w:val="19"/>
              </w:rPr>
              <w:t>Cost</w:t>
            </w:r>
          </w:p>
        </w:tc>
        <w:tc>
          <w:tcPr>
            <w:tcW w:w="8064" w:type="dxa"/>
            <w:shd w:val="clear" w:color="auto" w:fill="FFFFFF"/>
            <w:vAlign w:val="center"/>
          </w:tcPr>
          <w:p w14:paraId="08C06960" w14:textId="77777777" w:rsidR="00AF76FC" w:rsidRDefault="00000000" w:rsidP="00D55552">
            <w:pPr>
              <w:jc w:val="both"/>
            </w:pPr>
            <w:del w:id="202" w:author="NIW Review Tracker" w:date="2026-06-15T00:00:00Z">
              <w:r>
                <w:rPr>
                  <w:color w:val="1A1A2E"/>
                  <w:sz w:val="19"/>
                </w:rPr>
                <w:delText>Free and open-source</w:delText>
              </w:r>
            </w:del>
            <w:ins w:id="203" w:author="NIW Review Tracker" w:date="2026-06-15T00:00:00Z">
              <w:r>
                <w:rPr>
                  <w:color w:val="1A1A2E"/>
                  <w:sz w:val="19"/>
                </w:rPr>
                <w:t>Free and open-access</w:t>
              </w:r>
            </w:ins>
            <w:r>
              <w:rPr>
                <w:color w:val="1A1A2E"/>
                <w:sz w:val="19"/>
              </w:rPr>
              <w:t xml:space="preserve"> — zero subscription fee, zero installation cost.</w:t>
            </w:r>
          </w:p>
        </w:tc>
      </w:tr>
      <w:tr w:rsidR="00AF76FC" w14:paraId="4DA7AC36" w14:textId="77777777">
        <w:tc>
          <w:tcPr>
            <w:tcW w:w="2304" w:type="dxa"/>
            <w:shd w:val="clear" w:color="auto" w:fill="1F3564"/>
            <w:vAlign w:val="center"/>
          </w:tcPr>
          <w:p w14:paraId="3A9396F9" w14:textId="77777777" w:rsidR="00AF76FC" w:rsidRDefault="00000000" w:rsidP="00D55552">
            <w:pPr>
              <w:jc w:val="both"/>
            </w:pPr>
            <w:r>
              <w:rPr>
                <w:b/>
                <w:color w:val="FFFFFF"/>
                <w:sz w:val="19"/>
              </w:rPr>
              <w:t>How to access</w:t>
            </w:r>
          </w:p>
        </w:tc>
        <w:tc>
          <w:tcPr>
            <w:tcW w:w="8064" w:type="dxa"/>
            <w:shd w:val="clear" w:color="auto" w:fill="EAF1FB"/>
            <w:vAlign w:val="center"/>
          </w:tcPr>
          <w:p w14:paraId="4B13B230" w14:textId="77777777" w:rsidR="00AF76FC" w:rsidRDefault="00000000" w:rsidP="00D55552">
            <w:pPr>
              <w:jc w:val="both"/>
            </w:pPr>
            <w:r>
              <w:rPr>
                <w:color w:val="1A1A2E"/>
                <w:sz w:val="19"/>
              </w:rPr>
              <w:t xml:space="preserve">Open your web browser and go to the </w:t>
            </w:r>
            <w:del w:id="202" w:author="NIW Review Tracker" w:date="2026-06-15T00:00:00Z">
              <w:r>
                <w:rPr>
                  <w:color w:val="1A1A2E"/>
                  <w:sz w:val="19"/>
                </w:rPr>
                <w:delText>FounderQuantio platform</w:delText>
              </w:r>
            </w:del>
            <w:ins w:id="203" w:author="NIW Review Tracker" w:date="2026-06-15T00:00:00Z">
              <w:r>
                <w:rPr>
                  <w:color w:val="1A1A2E"/>
                  <w:sz w:val="19"/>
                </w:rPr>
                <w:t>Quantio Global platform</w:t>
              </w:r>
            </w:ins>
            <w:r>
              <w:rPr>
                <w:color w:val="1A1A2E"/>
                <w:sz w:val="19"/>
              </w:rPr>
              <w:t>. Upload a CSV file of your grant transactions. You get results in under 10 minutes.</w:t>
            </w:r>
          </w:p>
        </w:tc>
      </w:tr>
      <w:tr w:rsidR="00AF76FC" w14:paraId="0E865575" w14:textId="77777777">
        <w:tc>
          <w:tcPr>
            <w:tcW w:w="2304" w:type="dxa"/>
            <w:shd w:val="clear" w:color="auto" w:fill="1F3564"/>
            <w:vAlign w:val="center"/>
          </w:tcPr>
          <w:p w14:paraId="3486661D" w14:textId="77777777" w:rsidR="00AF76FC" w:rsidRDefault="00000000" w:rsidP="00D55552">
            <w:pPr>
              <w:jc w:val="both"/>
            </w:pPr>
            <w:r>
              <w:rPr>
                <w:b/>
                <w:color w:val="FFFFFF"/>
                <w:sz w:val="19"/>
              </w:rPr>
              <w:t>Key result</w:t>
            </w:r>
          </w:p>
        </w:tc>
        <w:tc>
          <w:tcPr>
            <w:tcW w:w="8064" w:type="dxa"/>
            <w:shd w:val="clear" w:color="auto" w:fill="FFFFFF"/>
            <w:vAlign w:val="center"/>
          </w:tcPr>
          <w:p w14:paraId="23083FDA" w14:textId="77777777" w:rsidR="00AF76FC" w:rsidRDefault="00000000" w:rsidP="00D55552">
            <w:pPr>
              <w:jc w:val="both"/>
            </w:pPr>
            <w:del w:id="200" w:author="NIW Review Tracker" w:date="2026-06-15T00:00:00Z">
              <w:r>
                <w:rPr>
                  <w:color w:val="1A1A2E"/>
                  <w:sz w:val="19"/>
                </w:rPr>
                <w:delText>91.5% detection accuracy across 150 test scenarios.</w:delText>
              </w:r>
            </w:del>
            <w:ins w:id="201" w:author="NIW Review Tracker" w:date="2026-06-15T00:00:00Z">
              <w:r>
                <w:rPr>
                  <w:color w:val="1A1A2E"/>
                  <w:sz w:val="19"/>
                </w:rPr>
                <w:t>91.5% detection accuracy across 150 test transactions (6 fraud scenarios of 25 transactions each).</w:t>
              </w:r>
            </w:ins>
            <w:r>
              <w:rPr>
                <w:color w:val="1A1A2E"/>
                <w:sz w:val="19"/>
              </w:rPr>
              <w:t xml:space="preserve"> 100% of injected fraud patterns detected. Zero false alerts on clean data.</w:t>
            </w:r>
          </w:p>
        </w:tc>
      </w:tr>
    </w:tbl>
    <w:p w14:paraId="52891303" w14:textId="77777777" w:rsidR="00AF76FC" w:rsidRDefault="00AF76FC" w:rsidP="00D55552">
      <w:pPr>
        <w:jc w:val="both"/>
      </w:pPr>
    </w:p>
    <w:p w14:paraId="6FAB4C0E" w14:textId="77777777" w:rsidR="00AF76FC" w:rsidRDefault="00000000" w:rsidP="00D55552">
      <w:pPr>
        <w:spacing w:before="320" w:after="40"/>
        <w:jc w:val="both"/>
      </w:pPr>
      <w:r>
        <w:rPr>
          <w:b/>
          <w:color w:val="1F3564"/>
          <w:sz w:val="30"/>
        </w:rPr>
        <w:t>1.  What Is This Tool?</w:t>
      </w:r>
    </w:p>
    <w:p w14:paraId="1991997E" w14:textId="77777777" w:rsidR="00AF76FC" w:rsidRDefault="00AF76FC" w:rsidP="00D55552">
      <w:pPr>
        <w:pBdr>
          <w:bottom w:val="single" w:sz="6" w:space="1" w:color="1F3564"/>
        </w:pBdr>
        <w:spacing w:after="60"/>
        <w:jc w:val="both"/>
      </w:pPr>
    </w:p>
    <w:p w14:paraId="01BA398A" w14:textId="77777777" w:rsidR="00AF76FC" w:rsidRDefault="00000000" w:rsidP="00D55552">
      <w:pPr>
        <w:spacing w:before="40" w:after="100"/>
        <w:jc w:val="both"/>
      </w:pPr>
      <w:r>
        <w:rPr>
          <w:color w:val="1A1A2E"/>
          <w:sz w:val="21"/>
        </w:rPr>
        <w:t>FraudGuard (</w:t>
      </w:r>
      <w:del w:id="202" w:author="NIW Review Tracker" w:date="2026-06-15T00:00:00Z">
        <w:r>
          <w:rPr>
            <w:color w:val="1A1A2E"/>
            <w:sz w:val="21"/>
          </w:rPr>
          <w:delText>GOAS V4.1</w:delText>
        </w:r>
      </w:del>
      <w:ins w:id="203" w:author="NIW Review Tracker" w:date="2026-06-15T00:00:00Z">
        <w:r>
          <w:rPr>
            <w:color w:val="1A1A2E"/>
            <w:sz w:val="21"/>
          </w:rPr>
          <w:t>FraudGuard™ v4.1</w:t>
        </w:r>
      </w:ins>
      <w:r>
        <w:rPr>
          <w:color w:val="1A1A2E"/>
          <w:sz w:val="21"/>
        </w:rPr>
        <w:t>) is a grant fraud detection and compliance monitoring tool. Think of it as a smart assistant that reads through your grant spending records and automatically raises a red flag whenever it spots something that looks wrong — a duplicate payment, a payment to a vendor who should not be receiving federal funds, an unusual spike in spending, or a pattern of payments designed to avoid oversight thresholds.</w:t>
      </w:r>
    </w:p>
    <w:p w14:paraId="603E108A" w14:textId="77777777" w:rsidR="00AF76FC" w:rsidRDefault="00000000" w:rsidP="00D55552">
      <w:pPr>
        <w:spacing w:before="40" w:after="100"/>
        <w:jc w:val="both"/>
      </w:pPr>
      <w:r>
        <w:rPr>
          <w:color w:val="1A1A2E"/>
          <w:sz w:val="21"/>
        </w:rPr>
        <w:t>The tool does this using three methods working together:</w:t>
      </w:r>
    </w:p>
    <w:p w14:paraId="480D5AD2" w14:textId="77777777" w:rsidR="00AF76FC" w:rsidRDefault="00000000" w:rsidP="00D55552">
      <w:pPr>
        <w:pStyle w:val="ListBullet"/>
        <w:spacing w:before="20" w:after="60"/>
        <w:jc w:val="both"/>
      </w:pPr>
      <w:r>
        <w:rPr>
          <w:b/>
          <w:color w:val="1F3564"/>
          <w:sz w:val="21"/>
        </w:rPr>
        <w:t xml:space="preserve">Rules checks:  </w:t>
      </w:r>
      <w:r>
        <w:rPr>
          <w:color w:val="1A1A2E"/>
          <w:sz w:val="21"/>
        </w:rPr>
        <w:t>10 built-in compliance checks, each tied to a specific federal rule (OMB 2 CFR Part 200). For example, it checks whether you paid a vendor who was registered less than 90 days before receiving a large payment — a known red flag for grant fraud.</w:t>
      </w:r>
    </w:p>
    <w:p w14:paraId="43620F38" w14:textId="77777777" w:rsidR="00AF76FC" w:rsidRDefault="00000000" w:rsidP="00D55552">
      <w:pPr>
        <w:pStyle w:val="ListBullet"/>
        <w:spacing w:before="20" w:after="60"/>
        <w:jc w:val="both"/>
      </w:pPr>
      <w:r>
        <w:rPr>
          <w:b/>
          <w:color w:val="1F3564"/>
          <w:sz w:val="21"/>
        </w:rPr>
        <w:t xml:space="preserve">Pattern detection:  </w:t>
      </w:r>
      <w:r>
        <w:rPr>
          <w:color w:val="1A1A2E"/>
          <w:sz w:val="21"/>
        </w:rPr>
        <w:t>A statistical engine that learns what "normal" spending looks like for your grant and category, then flags any payment that is unusually large or small compared to your own history. This catches sophisticated fraud schemes that do not trigger any specific rule.</w:t>
      </w:r>
    </w:p>
    <w:p w14:paraId="23EEA486" w14:textId="77777777" w:rsidR="00AF76FC" w:rsidRDefault="00000000" w:rsidP="00D55552">
      <w:pPr>
        <w:pStyle w:val="ListBullet"/>
        <w:spacing w:before="20" w:after="60"/>
        <w:jc w:val="both"/>
      </w:pPr>
      <w:r>
        <w:rPr>
          <w:b/>
          <w:color w:val="1F3564"/>
          <w:sz w:val="21"/>
        </w:rPr>
        <w:t xml:space="preserve">Network analysis:  </w:t>
      </w:r>
      <w:r>
        <w:rPr>
          <w:color w:val="1A1A2E"/>
          <w:sz w:val="21"/>
        </w:rPr>
        <w:t>A network analysis engine that looks at relationships between vendors — for example, two vendors sharing the same bank account or tax ID. This catches organized fraud rings that use multiple fake companies to siphon grant funds.</w:t>
      </w:r>
    </w:p>
    <w:p w14:paraId="152A5F9B" w14:textId="77777777" w:rsidR="00AF76FC" w:rsidRDefault="00000000" w:rsidP="00D55552">
      <w:pPr>
        <w:spacing w:before="40" w:after="100"/>
        <w:jc w:val="both"/>
      </w:pPr>
      <w:r>
        <w:rPr>
          <w:color w:val="1A1A2E"/>
          <w:sz w:val="21"/>
        </w:rPr>
        <w:t>Every flagged transaction receives a risk score from 0 to 100 and a plain-English explanation of what triggered the flag, what the federal rule says about it, and what you should do next. The tool does not require any technical expertise to use.</w:t>
      </w:r>
    </w:p>
    <w:p w14:paraId="15A27642" w14:textId="77777777" w:rsidR="00AF76FC" w:rsidRDefault="00000000" w:rsidP="00D55552">
      <w:pPr>
        <w:pBdr>
          <w:left w:val="single" w:sz="14" w:space="4" w:color="0D6E6E"/>
        </w:pBdr>
        <w:spacing w:before="100" w:after="160"/>
        <w:ind w:left="432"/>
        <w:jc w:val="both"/>
      </w:pPr>
      <w:r>
        <w:rPr>
          <w:i/>
          <w:color w:val="1A1A2E"/>
          <w:sz w:val="20"/>
        </w:rPr>
        <w:t>Plain-language summary: FraudGuard is like a financial compliance officer that works 24/7, never misses a payment, and always explains exactly why it raised an alert — in language your finance team can act on immediately.</w:t>
      </w:r>
    </w:p>
    <w:p w14:paraId="149F7741" w14:textId="77777777" w:rsidR="00AF76FC" w:rsidRDefault="00000000" w:rsidP="00D55552">
      <w:pPr>
        <w:spacing w:before="320" w:after="40"/>
        <w:jc w:val="both"/>
      </w:pPr>
      <w:r>
        <w:rPr>
          <w:b/>
          <w:color w:val="1F3564"/>
          <w:sz w:val="30"/>
        </w:rPr>
        <w:lastRenderedPageBreak/>
        <w:t>2.  Who Are the Users?</w:t>
      </w:r>
    </w:p>
    <w:p w14:paraId="44AEB1B5" w14:textId="77777777" w:rsidR="00AF76FC" w:rsidRDefault="00AF76FC" w:rsidP="00D55552">
      <w:pPr>
        <w:pBdr>
          <w:bottom w:val="single" w:sz="6" w:space="1" w:color="1F3564"/>
        </w:pBdr>
        <w:spacing w:after="60"/>
        <w:jc w:val="both"/>
      </w:pPr>
    </w:p>
    <w:p w14:paraId="7CE45653" w14:textId="77777777" w:rsidR="00AF76FC" w:rsidRDefault="00000000" w:rsidP="00D55552">
      <w:pPr>
        <w:spacing w:before="200" w:after="40"/>
        <w:jc w:val="both"/>
      </w:pPr>
      <w:r>
        <w:rPr>
          <w:b/>
          <w:color w:val="0D6E6E"/>
          <w:sz w:val="24"/>
        </w:rPr>
        <w:t>a)  Primary Users — People Who Operate the Tool Day-to-Day</w:t>
      </w:r>
    </w:p>
    <w:p w14:paraId="5ED0ABBB" w14:textId="77777777" w:rsidR="00AF76FC" w:rsidRDefault="00000000" w:rsidP="00D55552">
      <w:pPr>
        <w:pStyle w:val="ListBullet"/>
        <w:spacing w:before="20" w:after="60"/>
        <w:jc w:val="both"/>
      </w:pPr>
      <w:r>
        <w:rPr>
          <w:color w:val="1A1A2E"/>
          <w:sz w:val="21"/>
        </w:rPr>
        <w:t>Compliance officers at nonprofit organizations, community development financial institutions (CDFIs), tribal governments, and small municipalities who are responsible for ensuring that grant spending follows federal rules.</w:t>
      </w:r>
    </w:p>
    <w:p w14:paraId="06590F43" w14:textId="77777777" w:rsidR="00AF76FC" w:rsidRDefault="00000000" w:rsidP="00D55552">
      <w:pPr>
        <w:pStyle w:val="ListBullet"/>
        <w:spacing w:before="20" w:after="60"/>
        <w:jc w:val="both"/>
      </w:pPr>
      <w:r>
        <w:rPr>
          <w:color w:val="1A1A2E"/>
          <w:sz w:val="21"/>
        </w:rPr>
        <w:t>Program managers and grant administrators who submit and review financial transactions against grant awards.</w:t>
      </w:r>
    </w:p>
    <w:p w14:paraId="21AB2727" w14:textId="77777777" w:rsidR="00AF76FC" w:rsidRDefault="00000000" w:rsidP="00D55552">
      <w:pPr>
        <w:pStyle w:val="ListBullet"/>
        <w:spacing w:before="20" w:after="60"/>
        <w:jc w:val="both"/>
      </w:pPr>
      <w:r>
        <w:rPr>
          <w:color w:val="1A1A2E"/>
          <w:sz w:val="21"/>
        </w:rPr>
        <w:t>Internal investigators and finance staff who need to investigate flagged transactions and document their findings.</w:t>
      </w:r>
    </w:p>
    <w:p w14:paraId="3E09C448" w14:textId="77777777" w:rsidR="00AF76FC" w:rsidRDefault="00000000" w:rsidP="00D55552">
      <w:pPr>
        <w:pStyle w:val="ListBullet"/>
        <w:spacing w:before="20" w:after="60"/>
        <w:jc w:val="both"/>
      </w:pPr>
      <w:r>
        <w:rPr>
          <w:color w:val="1A1A2E"/>
          <w:sz w:val="21"/>
        </w:rPr>
        <w:t>External auditors (e.g., from a CPA firm conducting a Single Audit) who need read-only access to review findings and evidence without being able to alter any records.</w:t>
      </w:r>
    </w:p>
    <w:p w14:paraId="17BBD214" w14:textId="77777777" w:rsidR="00AF76FC" w:rsidRDefault="00000000" w:rsidP="00D55552">
      <w:pPr>
        <w:pBdr>
          <w:left w:val="single" w:sz="14" w:space="4" w:color="0D6E6E"/>
        </w:pBdr>
        <w:spacing w:before="100" w:after="160"/>
        <w:ind w:left="432"/>
        <w:jc w:val="both"/>
      </w:pPr>
      <w:r>
        <w:rPr>
          <w:i/>
          <w:color w:val="1A1A2E"/>
          <w:sz w:val="20"/>
        </w:rPr>
        <w:t>This tool is specifically designed for organizations that do NOT have a dedicated fraud investigation team or compliance department. If you currently rely on spreadsheets and manual review, this tool is built for you.</w:t>
      </w:r>
    </w:p>
    <w:p w14:paraId="1B770D87" w14:textId="77777777" w:rsidR="00AF76FC" w:rsidRDefault="00000000" w:rsidP="00D55552">
      <w:pPr>
        <w:spacing w:before="200" w:after="40"/>
        <w:jc w:val="both"/>
      </w:pPr>
      <w:r>
        <w:rPr>
          <w:b/>
          <w:color w:val="0D6E6E"/>
          <w:sz w:val="24"/>
        </w:rPr>
        <w:t>b)  Beneficiaries — Who Benefits Even Without Using the Tool Directly</w:t>
      </w:r>
    </w:p>
    <w:p w14:paraId="414EB9BA" w14:textId="77777777" w:rsidR="00AF76FC" w:rsidRDefault="00000000" w:rsidP="00D55552">
      <w:pPr>
        <w:pStyle w:val="ListBullet"/>
        <w:spacing w:before="20" w:after="60"/>
        <w:jc w:val="both"/>
      </w:pPr>
      <w:r>
        <w:rPr>
          <w:color w:val="1A1A2E"/>
          <w:sz w:val="21"/>
        </w:rPr>
        <w:t>Your organization — by catching fraud and compliance errors before an external audit finds them, you avoid disallowed cost findings, grant clawbacks, and suspension of future funding.</w:t>
      </w:r>
    </w:p>
    <w:p w14:paraId="0437EB91" w14:textId="77777777" w:rsidR="00AF76FC" w:rsidRDefault="00000000" w:rsidP="00D55552">
      <w:pPr>
        <w:pStyle w:val="ListBullet"/>
        <w:spacing w:before="20" w:after="60"/>
        <w:jc w:val="both"/>
      </w:pPr>
      <w:r>
        <w:rPr>
          <w:color w:val="1A1A2E"/>
          <w:sz w:val="21"/>
        </w:rPr>
        <w:t>The communities and individuals your grant program serves — when fraud is prevented, the money stays in the program and reaches the people it was intended for.</w:t>
      </w:r>
    </w:p>
    <w:p w14:paraId="7054C8BA" w14:textId="77777777" w:rsidR="00AF76FC" w:rsidRDefault="00000000" w:rsidP="00D55552">
      <w:pPr>
        <w:pStyle w:val="ListBullet"/>
        <w:spacing w:before="20" w:after="60"/>
        <w:jc w:val="both"/>
      </w:pPr>
      <w:r>
        <w:rPr>
          <w:color w:val="1A1A2E"/>
          <w:sz w:val="21"/>
        </w:rPr>
        <w:t>Federal and state grantor agencies — they receive more reliable financial reports and fewer audit failures from grantees using this tool.</w:t>
      </w:r>
    </w:p>
    <w:p w14:paraId="7FA58A77" w14:textId="77777777" w:rsidR="00AF76FC" w:rsidRDefault="00000000" w:rsidP="00D55552">
      <w:pPr>
        <w:pStyle w:val="ListBullet"/>
        <w:spacing w:before="20" w:after="60"/>
        <w:jc w:val="both"/>
      </w:pPr>
      <w:r>
        <w:rPr>
          <w:color w:val="1A1A2E"/>
          <w:sz w:val="21"/>
        </w:rPr>
        <w:t>Office of Inspector General (OIG) investigators — the tool automatically generates OIG-compatible investigation reports, reducing the documentation burden when a referral is needed.</w:t>
      </w:r>
    </w:p>
    <w:p w14:paraId="0CBE0406" w14:textId="77777777" w:rsidR="00AF76FC" w:rsidRDefault="00000000" w:rsidP="00D55552">
      <w:pPr>
        <w:pStyle w:val="ListBullet"/>
        <w:spacing w:before="20" w:after="60"/>
        <w:jc w:val="both"/>
      </w:pPr>
      <w:r>
        <w:rPr>
          <w:color w:val="1A1A2E"/>
          <w:sz w:val="21"/>
        </w:rPr>
        <w:t>U.S. taxpayers — reduced improper payments and fraud in federal grant programs means federal funds are spent on their intended purpose.</w:t>
      </w:r>
    </w:p>
    <w:p w14:paraId="70AD1957" w14:textId="77777777" w:rsidR="00AF76FC" w:rsidRDefault="00000000" w:rsidP="00D55552">
      <w:pPr>
        <w:spacing w:before="320" w:after="40"/>
        <w:jc w:val="both"/>
      </w:pPr>
      <w:r>
        <w:rPr>
          <w:b/>
          <w:color w:val="1F3564"/>
          <w:sz w:val="30"/>
        </w:rPr>
        <w:t>3.  Why Should You Use It?</w:t>
      </w:r>
    </w:p>
    <w:p w14:paraId="3BB22387" w14:textId="77777777" w:rsidR="00AF76FC" w:rsidRDefault="00AF76FC" w:rsidP="00D55552">
      <w:pPr>
        <w:pBdr>
          <w:bottom w:val="single" w:sz="6" w:space="1" w:color="1F3564"/>
        </w:pBdr>
        <w:spacing w:after="60"/>
        <w:jc w:val="both"/>
      </w:pPr>
    </w:p>
    <w:p w14:paraId="3C09D4B9" w14:textId="77777777" w:rsidR="00AF76FC" w:rsidRDefault="00000000" w:rsidP="00D55552">
      <w:pPr>
        <w:spacing w:before="200" w:after="40"/>
        <w:jc w:val="both"/>
      </w:pPr>
      <w:r>
        <w:rPr>
          <w:b/>
          <w:color w:val="0D6E6E"/>
          <w:sz w:val="24"/>
        </w:rPr>
        <w:t>The Problem It Solves</w:t>
      </w:r>
    </w:p>
    <w:p w14:paraId="60329F83" w14:textId="77777777" w:rsidR="00AF76FC" w:rsidRDefault="00000000" w:rsidP="00D55552">
      <w:pPr>
        <w:spacing w:before="40" w:after="100"/>
        <w:jc w:val="both"/>
      </w:pPr>
      <w:r>
        <w:rPr>
          <w:color w:val="1A1A2E"/>
          <w:sz w:val="21"/>
        </w:rPr>
        <w:t>The U.S. federal government reports more than $236 billion in improper payments every year. The most common reasons are not outright theft — they are compliance failures that any organization can make: a payment to the wrong vendor, spending in a category that exceeded the approved budget, a contract awarded without proper competition documentation. These errors result in audit findings, disallowed costs, and in serious cases, loss of federal funding eligibility.</w:t>
      </w:r>
    </w:p>
    <w:p w14:paraId="111E4A6C" w14:textId="77777777" w:rsidR="00AF76FC" w:rsidRDefault="00000000" w:rsidP="00D55552">
      <w:pPr>
        <w:spacing w:before="40" w:after="100"/>
        <w:jc w:val="both"/>
      </w:pPr>
      <w:r>
        <w:rPr>
          <w:color w:val="1A1A2E"/>
          <w:sz w:val="21"/>
        </w:rPr>
        <w:t>Enterprise-grade fraud detection tools that catch these problems cost between $50,000 and $200,000 per year — far beyond the reach of most nonprofits, tribal governments, or small municipalities. FraudGuard provides the same detection capability at zero cost.</w:t>
      </w:r>
    </w:p>
    <w:p w14:paraId="5219BEF1" w14:textId="77777777" w:rsidR="00AF76FC" w:rsidRDefault="00000000" w:rsidP="00D55552">
      <w:pPr>
        <w:spacing w:before="200" w:after="40"/>
        <w:jc w:val="both"/>
      </w:pPr>
      <w:r>
        <w:rPr>
          <w:b/>
          <w:color w:val="0D6E6E"/>
          <w:sz w:val="24"/>
        </w:rPr>
        <w:t>Six Reasons to Use FraudGuard</w:t>
      </w:r>
    </w:p>
    <w:p w14:paraId="40BEF5BF" w14:textId="77777777" w:rsidR="00AF76FC" w:rsidRDefault="00000000" w:rsidP="00D55552">
      <w:pPr>
        <w:pStyle w:val="ListBullet"/>
        <w:spacing w:before="20" w:after="60"/>
        <w:jc w:val="both"/>
      </w:pPr>
      <w:r>
        <w:rPr>
          <w:b/>
          <w:color w:val="1F3564"/>
          <w:sz w:val="21"/>
        </w:rPr>
        <w:t xml:space="preserve">Catch problems early:  </w:t>
      </w:r>
      <w:r>
        <w:rPr>
          <w:color w:val="1A1A2E"/>
          <w:sz w:val="21"/>
        </w:rPr>
        <w:t>Find compliance problems before your annual auditor does. Audit findings discovered by an external auditor result in formal written findings, potential clawbacks, and reputational damage. Finding them yourself first allows you to fix them quietly.</w:t>
      </w:r>
    </w:p>
    <w:p w14:paraId="78E68430" w14:textId="77777777" w:rsidR="00AF76FC" w:rsidRDefault="00000000" w:rsidP="00D55552">
      <w:pPr>
        <w:pStyle w:val="ListBullet"/>
        <w:spacing w:before="20" w:after="60"/>
        <w:jc w:val="both"/>
      </w:pPr>
      <w:r>
        <w:rPr>
          <w:b/>
          <w:color w:val="1F3564"/>
          <w:sz w:val="21"/>
        </w:rPr>
        <w:lastRenderedPageBreak/>
        <w:t xml:space="preserve">Zero cost and zero setup:  </w:t>
      </w:r>
      <w:r>
        <w:rPr>
          <w:color w:val="1A1A2E"/>
          <w:sz w:val="21"/>
        </w:rPr>
        <w:t>No software to install, no IT department needed, no training required. Upload your transaction data as a spreadsheet and see results in minutes.</w:t>
      </w:r>
    </w:p>
    <w:p w14:paraId="3E6A238B" w14:textId="77777777" w:rsidR="00AF76FC" w:rsidRDefault="00000000" w:rsidP="00D55552">
      <w:pPr>
        <w:pStyle w:val="ListBullet"/>
        <w:spacing w:before="20" w:after="60"/>
        <w:jc w:val="both"/>
      </w:pPr>
      <w:r>
        <w:rPr>
          <w:b/>
          <w:color w:val="1F3564"/>
          <w:sz w:val="21"/>
        </w:rPr>
        <w:t xml:space="preserve">Plain-English explanations:  </w:t>
      </w:r>
      <w:r>
        <w:rPr>
          <w:color w:val="1A1A2E"/>
          <w:sz w:val="21"/>
        </w:rPr>
        <w:t>Every alert tells you exactly which federal rule was triggered (e.g., "2 CFR §200.320 — competitive bidding required above $250,000") and what corrective action is required. No guesswork.</w:t>
      </w:r>
    </w:p>
    <w:p w14:paraId="08E259F3" w14:textId="77777777" w:rsidR="00AF76FC" w:rsidRDefault="00000000" w:rsidP="00D55552">
      <w:pPr>
        <w:pStyle w:val="ListBullet"/>
        <w:spacing w:before="20" w:after="60"/>
        <w:jc w:val="both"/>
      </w:pPr>
      <w:r>
        <w:rPr>
          <w:b/>
          <w:color w:val="1F3564"/>
          <w:sz w:val="21"/>
        </w:rPr>
        <w:t xml:space="preserve">OIG-ready reports in one click:  </w:t>
      </w:r>
      <w:r>
        <w:rPr>
          <w:color w:val="1A1A2E"/>
          <w:sz w:val="21"/>
        </w:rPr>
        <w:t>When a suspicious transaction needs to be referred to your OIG or funding agency, the tool generates a pre-formatted investigation report with one click — saving 4 to 6 hours of documentation work per case.</w:t>
      </w:r>
    </w:p>
    <w:p w14:paraId="6EA17992" w14:textId="77777777" w:rsidR="00AF76FC" w:rsidRDefault="00000000" w:rsidP="00D55552">
      <w:pPr>
        <w:pStyle w:val="ListBullet"/>
        <w:spacing w:before="20" w:after="60"/>
        <w:jc w:val="both"/>
      </w:pPr>
      <w:r>
        <w:rPr>
          <w:b/>
          <w:color w:val="1F3564"/>
          <w:sz w:val="21"/>
        </w:rPr>
        <w:t xml:space="preserve">Catch sophisticated fraud:  </w:t>
      </w:r>
      <w:r>
        <w:rPr>
          <w:color w:val="1A1A2E"/>
          <w:sz w:val="21"/>
        </w:rPr>
        <w:t>The network analysis engine can detect when multiple vendors are secretly connected — sharing bank accounts, addresses, or tax IDs — a common pattern in organized grant fraud rings that no spreadsheet review would catch.</w:t>
      </w:r>
    </w:p>
    <w:p w14:paraId="43C1BC04" w14:textId="77777777" w:rsidR="00AF76FC" w:rsidRDefault="00000000" w:rsidP="00D55552">
      <w:pPr>
        <w:pStyle w:val="ListBullet"/>
        <w:spacing w:before="20" w:after="60"/>
        <w:jc w:val="both"/>
      </w:pPr>
      <w:r>
        <w:rPr>
          <w:b/>
          <w:color w:val="1F3564"/>
          <w:sz w:val="21"/>
        </w:rPr>
        <w:t xml:space="preserve">Quantify the financial return:  </w:t>
      </w:r>
      <w:r>
        <w:rPr>
          <w:color w:val="1A1A2E"/>
          <w:sz w:val="21"/>
        </w:rPr>
        <w:t>An interactive calculator lets you input your grant volume, average finding cost, and staff hourly rate to see the financial return on using the tool. Most organizations recover the equivalent of many times the tool's cost (which is zero) in a single prevented audit finding.</w:t>
      </w:r>
    </w:p>
    <w:p w14:paraId="7A56C788" w14:textId="77777777" w:rsidR="00AF76FC" w:rsidRDefault="00000000" w:rsidP="00D55552">
      <w:pPr>
        <w:jc w:val="both"/>
      </w:pPr>
      <w:r>
        <w:br w:type="page"/>
      </w:r>
    </w:p>
    <w:p w14:paraId="6E31A3B1" w14:textId="77777777" w:rsidR="00AF76FC" w:rsidRDefault="00000000" w:rsidP="00D55552">
      <w:pPr>
        <w:spacing w:before="320" w:after="40"/>
        <w:jc w:val="both"/>
      </w:pPr>
      <w:r>
        <w:rPr>
          <w:b/>
          <w:color w:val="1F3564"/>
          <w:sz w:val="30"/>
        </w:rPr>
        <w:lastRenderedPageBreak/>
        <w:t>4.  How to Use FraudGuard — Step-by-Step Guide</w:t>
      </w:r>
    </w:p>
    <w:p w14:paraId="01619DBD" w14:textId="77777777" w:rsidR="00AF76FC" w:rsidRDefault="00AF76FC" w:rsidP="00D55552">
      <w:pPr>
        <w:pBdr>
          <w:bottom w:val="single" w:sz="6" w:space="1" w:color="1F3564"/>
        </w:pBdr>
        <w:spacing w:after="60"/>
        <w:jc w:val="both"/>
      </w:pPr>
    </w:p>
    <w:p w14:paraId="18ED0672" w14:textId="77777777" w:rsidR="00AF76FC" w:rsidRDefault="00000000" w:rsidP="00D55552">
      <w:pPr>
        <w:pBdr>
          <w:left w:val="single" w:sz="14" w:space="4" w:color="1A7A4A"/>
        </w:pBdr>
        <w:spacing w:before="100" w:after="160"/>
        <w:ind w:left="432"/>
        <w:jc w:val="both"/>
      </w:pPr>
      <w:r>
        <w:rPr>
          <w:i/>
          <w:color w:val="1A7A4A"/>
          <w:sz w:val="20"/>
        </w:rPr>
        <w:t>No installation required. All you need is a web browser and a spreadsheet (CSV file) of your grant transactions. The tool walks you through every step.</w:t>
      </w:r>
    </w:p>
    <w:p w14:paraId="581D1263" w14:textId="77777777" w:rsidR="00AF76FC" w:rsidRDefault="00000000" w:rsidP="00D55552">
      <w:pPr>
        <w:spacing w:before="100" w:after="20"/>
        <w:jc w:val="both"/>
      </w:pPr>
      <w:r>
        <w:rPr>
          <w:b/>
          <w:color w:val="1F3564"/>
        </w:rPr>
        <w:t xml:space="preserve">Step 1:  </w:t>
      </w:r>
      <w:r>
        <w:rPr>
          <w:b/>
          <w:color w:val="0D6E6E"/>
        </w:rPr>
        <w:t>Open the Platform in Your Browser</w:t>
      </w:r>
    </w:p>
    <w:p w14:paraId="6E575689" w14:textId="77777777" w:rsidR="00AF76FC" w:rsidRDefault="00000000" w:rsidP="00D55552">
      <w:pPr>
        <w:spacing w:before="20" w:after="120"/>
        <w:ind w:left="504"/>
        <w:jc w:val="both"/>
      </w:pPr>
      <w:r>
        <w:rPr>
          <w:color w:val="1A1A2E"/>
          <w:sz w:val="20"/>
        </w:rPr>
        <w:t xml:space="preserve">Go to the </w:t>
      </w:r>
      <w:del w:id="204" w:author="NIW Review Tracker" w:date="2026-06-15T00:00:00Z">
        <w:r>
          <w:rPr>
            <w:color w:val="1A1A2E"/>
            <w:sz w:val="20"/>
          </w:rPr>
          <w:delText>FounderQuantio platform</w:delText>
        </w:r>
      </w:del>
      <w:ins w:id="205" w:author="NIW Review Tracker" w:date="2026-06-15T00:00:00Z">
        <w:r>
          <w:rPr>
            <w:color w:val="1A1A2E"/>
            <w:sz w:val="20"/>
          </w:rPr>
          <w:t>Quantio Global platform</w:t>
        </w:r>
      </w:ins>
      <w:r>
        <w:rPr>
          <w:color w:val="1A1A2E"/>
          <w:sz w:val="20"/>
        </w:rPr>
        <w:t xml:space="preserve"> website. No login or account creation is required to get started. The platform loads directly in your browser — Chrome, Edge, Safari, or Firefox all work.</w:t>
      </w:r>
    </w:p>
    <w:p w14:paraId="279FC3F3" w14:textId="77777777" w:rsidR="00AF76FC" w:rsidRDefault="00000000" w:rsidP="00D55552">
      <w:pPr>
        <w:spacing w:before="100" w:after="20"/>
        <w:jc w:val="both"/>
      </w:pPr>
      <w:r>
        <w:rPr>
          <w:b/>
          <w:color w:val="1F3564"/>
        </w:rPr>
        <w:t xml:space="preserve">Step 2:  </w:t>
      </w:r>
      <w:r>
        <w:rPr>
          <w:b/>
          <w:color w:val="0D6E6E"/>
        </w:rPr>
        <w:t>Upload Your Grant Transaction Data (Onboarding Wizard)</w:t>
      </w:r>
    </w:p>
    <w:p w14:paraId="372D169F" w14:textId="77777777" w:rsidR="00AF76FC" w:rsidRDefault="00000000" w:rsidP="00D55552">
      <w:pPr>
        <w:spacing w:before="20" w:after="120"/>
        <w:ind w:left="504"/>
        <w:jc w:val="both"/>
      </w:pPr>
      <w:r>
        <w:rPr>
          <w:color w:val="1A1A2E"/>
          <w:sz w:val="20"/>
        </w:rPr>
        <w:t>The tool will guide you through a 3-step setup wizard:</w:t>
      </w:r>
    </w:p>
    <w:p w14:paraId="57C9A754" w14:textId="77777777" w:rsidR="00AF76FC" w:rsidRDefault="00000000" w:rsidP="00D55552">
      <w:pPr>
        <w:pStyle w:val="ListBullet"/>
        <w:spacing w:before="20" w:after="40"/>
        <w:ind w:left="720"/>
        <w:jc w:val="both"/>
      </w:pPr>
      <w:r>
        <w:rPr>
          <w:color w:val="1A1A2E"/>
          <w:sz w:val="20"/>
        </w:rPr>
        <w:t>Step 2a — Upload your CSV file: Export your grant transaction data from your accounting system (QuickBooks, Sage Intacct, Excel, etc.) as a CSV file. The file needs 18 standard fields including transaction ID, grant ID, amount, date, vendor name, cost category, and invoice reference. A template is provided if you need it.</w:t>
      </w:r>
    </w:p>
    <w:p w14:paraId="6E252BFC" w14:textId="77777777" w:rsidR="00AF76FC" w:rsidRDefault="00000000" w:rsidP="00D55552">
      <w:pPr>
        <w:pStyle w:val="ListBullet"/>
        <w:spacing w:before="20" w:after="40"/>
        <w:ind w:left="720"/>
        <w:jc w:val="both"/>
      </w:pPr>
      <w:r>
        <w:rPr>
          <w:color w:val="1A1A2E"/>
          <w:sz w:val="20"/>
        </w:rPr>
        <w:t>Step 2b — Select your organization type: Choose whether you are a nonprofit, tribal government, municipality, CDFI, university, or other grantee type. This helps the tool calibrate its benchmarks.</w:t>
      </w:r>
    </w:p>
    <w:p w14:paraId="23156706" w14:textId="77777777" w:rsidR="00AF76FC" w:rsidRDefault="00000000" w:rsidP="00D55552">
      <w:pPr>
        <w:pStyle w:val="ListBullet"/>
        <w:spacing w:before="20" w:after="40"/>
        <w:ind w:left="720"/>
        <w:jc w:val="both"/>
      </w:pPr>
      <w:r>
        <w:rPr>
          <w:color w:val="1A1A2E"/>
          <w:sz w:val="20"/>
        </w:rPr>
        <w:t>Step 2c — Select your data source: Indicate whether the data came from a direct export, an ERP system, or a manual upload. Then click "Analyze." The system processes your data immediately.</w:t>
      </w:r>
    </w:p>
    <w:p w14:paraId="071E0A0E" w14:textId="77777777" w:rsidR="00AF76FC" w:rsidRDefault="00000000" w:rsidP="00D55552">
      <w:pPr>
        <w:pStyle w:val="ListBullet"/>
        <w:spacing w:before="20" w:after="40"/>
        <w:ind w:left="720"/>
        <w:jc w:val="both"/>
      </w:pPr>
      <w:r>
        <w:rPr>
          <w:color w:val="1A1A2E"/>
          <w:sz w:val="20"/>
        </w:rPr>
        <w:t>When setup is complete, you will see a confirmation message showing the number of transactions loaded and the number of alerts detected.</w:t>
      </w:r>
    </w:p>
    <w:p w14:paraId="26746965" w14:textId="77777777" w:rsidR="00AF76FC" w:rsidRDefault="00000000" w:rsidP="00D55552">
      <w:pPr>
        <w:spacing w:before="100" w:after="20"/>
        <w:jc w:val="both"/>
      </w:pPr>
      <w:r>
        <w:rPr>
          <w:b/>
          <w:color w:val="1F3564"/>
        </w:rPr>
        <w:t xml:space="preserve">Step 3:  </w:t>
      </w:r>
      <w:r>
        <w:rPr>
          <w:b/>
          <w:color w:val="0D6E6E"/>
        </w:rPr>
        <w:t>Review Your Overview Dashboard</w:t>
      </w:r>
    </w:p>
    <w:p w14:paraId="5AFC04E8" w14:textId="77777777" w:rsidR="00AF76FC" w:rsidRDefault="00000000" w:rsidP="00D55552">
      <w:pPr>
        <w:spacing w:before="20" w:after="120"/>
        <w:ind w:left="504"/>
        <w:jc w:val="both"/>
      </w:pPr>
      <w:r>
        <w:rPr>
          <w:color w:val="1A1A2E"/>
          <w:sz w:val="20"/>
        </w:rPr>
        <w:t>The main dashboard shows you a high-level picture of your grant portfolio's health at a glance:</w:t>
      </w:r>
    </w:p>
    <w:p w14:paraId="1155217C" w14:textId="77777777" w:rsidR="00AF76FC" w:rsidRDefault="00000000" w:rsidP="00D55552">
      <w:pPr>
        <w:pStyle w:val="ListBullet"/>
        <w:spacing w:before="20" w:after="40"/>
        <w:ind w:left="720"/>
        <w:jc w:val="both"/>
      </w:pPr>
      <w:r>
        <w:rPr>
          <w:color w:val="1A1A2E"/>
          <w:sz w:val="20"/>
        </w:rPr>
        <w:t>Total Transactions — how many payment records were scanned.</w:t>
      </w:r>
    </w:p>
    <w:p w14:paraId="09F2466D" w14:textId="77777777" w:rsidR="00AF76FC" w:rsidRDefault="00000000" w:rsidP="00D55552">
      <w:pPr>
        <w:pStyle w:val="ListBullet"/>
        <w:spacing w:before="20" w:after="40"/>
        <w:ind w:left="720"/>
        <w:jc w:val="both"/>
      </w:pPr>
      <w:r>
        <w:rPr>
          <w:color w:val="1A1A2E"/>
          <w:sz w:val="20"/>
        </w:rPr>
        <w:t>Total Alerts — how many transactions were flagged as potentially problematic.</w:t>
      </w:r>
    </w:p>
    <w:p w14:paraId="2E8475CD" w14:textId="77777777" w:rsidR="00AF76FC" w:rsidRDefault="00000000" w:rsidP="00D55552">
      <w:pPr>
        <w:pStyle w:val="ListBullet"/>
        <w:spacing w:before="20" w:after="40"/>
        <w:ind w:left="720"/>
        <w:jc w:val="both"/>
      </w:pPr>
      <w:r>
        <w:rPr>
          <w:color w:val="1A1A2E"/>
          <w:sz w:val="20"/>
        </w:rPr>
        <w:t>Risk Exposure — the total dollar value of flagged transactions.</w:t>
      </w:r>
    </w:p>
    <w:p w14:paraId="2AA807C6" w14:textId="77777777" w:rsidR="00AF76FC" w:rsidRDefault="00000000" w:rsidP="00D55552">
      <w:pPr>
        <w:pStyle w:val="ListBullet"/>
        <w:spacing w:before="20" w:after="40"/>
        <w:ind w:left="720"/>
        <w:jc w:val="both"/>
      </w:pPr>
      <w:r>
        <w:rPr>
          <w:color w:val="1A1A2E"/>
          <w:sz w:val="20"/>
        </w:rPr>
        <w:t>ML Anomalies — transactions flagged by the statistical pattern engine (unusual amounts compared to your own history).</w:t>
      </w:r>
    </w:p>
    <w:p w14:paraId="0B3F09A7" w14:textId="77777777" w:rsidR="00AF76FC" w:rsidRDefault="00000000" w:rsidP="00D55552">
      <w:pPr>
        <w:pStyle w:val="ListBullet"/>
        <w:spacing w:before="20" w:after="40"/>
        <w:ind w:left="720"/>
        <w:jc w:val="both"/>
      </w:pPr>
      <w:r>
        <w:rPr>
          <w:color w:val="1A1A2E"/>
          <w:sz w:val="20"/>
        </w:rPr>
        <w:t>Network Alerts — transactions flagged because a vendor has suspicious connections to other vendors.</w:t>
      </w:r>
    </w:p>
    <w:p w14:paraId="0C621387" w14:textId="77777777" w:rsidR="00AF76FC" w:rsidRDefault="00000000" w:rsidP="00D55552">
      <w:pPr>
        <w:pStyle w:val="ListBullet"/>
        <w:spacing w:before="20" w:after="40"/>
        <w:ind w:left="720"/>
        <w:jc w:val="both"/>
      </w:pPr>
      <w:r>
        <w:rPr>
          <w:color w:val="1A1A2E"/>
          <w:sz w:val="20"/>
        </w:rPr>
        <w:t>Open Cases — alerts that have been assigned to an investigator but not yet resolved.</w:t>
      </w:r>
    </w:p>
    <w:p w14:paraId="2993DCF0" w14:textId="77777777" w:rsidR="00AF76FC" w:rsidRDefault="00000000" w:rsidP="00D55552">
      <w:pPr>
        <w:pStyle w:val="ListBullet"/>
        <w:spacing w:before="20" w:after="40"/>
        <w:ind w:left="720"/>
        <w:jc w:val="both"/>
      </w:pPr>
      <w:r>
        <w:rPr>
          <w:color w:val="1A1A2E"/>
          <w:sz w:val="20"/>
        </w:rPr>
        <w:t>If you manage multiple programs or grant types, use the dataset filter buttons (DS1–DS6) to focus the dashboard on one program at a time.</w:t>
      </w:r>
    </w:p>
    <w:p w14:paraId="288FB430" w14:textId="77777777" w:rsidR="00AF76FC" w:rsidRDefault="00000000" w:rsidP="00D55552">
      <w:pPr>
        <w:spacing w:before="100" w:after="20"/>
        <w:jc w:val="both"/>
      </w:pPr>
      <w:r>
        <w:rPr>
          <w:b/>
          <w:color w:val="1F3564"/>
        </w:rPr>
        <w:t xml:space="preserve">Step 4:  </w:t>
      </w:r>
      <w:r>
        <w:rPr>
          <w:b/>
          <w:color w:val="0D6E6E"/>
        </w:rPr>
        <w:t>Review the Alert Queue</w:t>
      </w:r>
    </w:p>
    <w:p w14:paraId="2C00567A" w14:textId="77777777" w:rsidR="00AF76FC" w:rsidRDefault="00000000" w:rsidP="00D55552">
      <w:pPr>
        <w:spacing w:before="20" w:after="120"/>
        <w:ind w:left="504"/>
        <w:jc w:val="both"/>
      </w:pPr>
      <w:r>
        <w:rPr>
          <w:color w:val="1A1A2E"/>
          <w:sz w:val="20"/>
        </w:rPr>
        <w:t>Navigate to the Alert Queue tab to see every flagged transaction listed by severity:</w:t>
      </w:r>
    </w:p>
    <w:p w14:paraId="24025346" w14:textId="77777777" w:rsidR="00AF76FC" w:rsidRDefault="00000000" w:rsidP="00D55552">
      <w:pPr>
        <w:pStyle w:val="ListBullet"/>
        <w:spacing w:before="20" w:after="40"/>
        <w:ind w:left="720"/>
        <w:jc w:val="both"/>
      </w:pPr>
      <w:r>
        <w:rPr>
          <w:color w:val="1A1A2E"/>
          <w:sz w:val="20"/>
        </w:rPr>
        <w:t>CRITICAL (red) — Stop. This transaction must be reviewed immediately. Examples: payment to a federally debarred vendor, or a vendor whose tax ID matches that of someone in your organization (conflict of interest). The system recommends placing a payment hold.</w:t>
      </w:r>
    </w:p>
    <w:p w14:paraId="08416CD0" w14:textId="77777777" w:rsidR="00AF76FC" w:rsidRDefault="00000000" w:rsidP="00D55552">
      <w:pPr>
        <w:pStyle w:val="ListBullet"/>
        <w:spacing w:before="20" w:after="40"/>
        <w:ind w:left="720"/>
        <w:jc w:val="both"/>
      </w:pPr>
      <w:r>
        <w:rPr>
          <w:color w:val="1A1A2E"/>
          <w:sz w:val="20"/>
        </w:rPr>
        <w:t>HIGH (orange) — Review within 24 hours. Examples: duplicate invoice, new vendor receiving a large payment, payment after the grant end date.</w:t>
      </w:r>
    </w:p>
    <w:p w14:paraId="50F82CDF" w14:textId="77777777" w:rsidR="00AF76FC" w:rsidRDefault="00000000" w:rsidP="00D55552">
      <w:pPr>
        <w:pStyle w:val="ListBullet"/>
        <w:spacing w:before="20" w:after="40"/>
        <w:ind w:left="720"/>
        <w:jc w:val="both"/>
      </w:pPr>
      <w:r>
        <w:rPr>
          <w:color w:val="1A1A2E"/>
          <w:sz w:val="20"/>
        </w:rPr>
        <w:t>MEDIUM (yellow) — Review within the week. Examples: cost category spending slightly over budget, missing invoice documentation.</w:t>
      </w:r>
    </w:p>
    <w:p w14:paraId="5BDE4186" w14:textId="77777777" w:rsidR="00AF76FC" w:rsidRDefault="00000000" w:rsidP="00D55552">
      <w:pPr>
        <w:pStyle w:val="ListBullet"/>
        <w:spacing w:before="20" w:after="40"/>
        <w:ind w:left="720"/>
        <w:jc w:val="both"/>
      </w:pPr>
      <w:r>
        <w:rPr>
          <w:color w:val="1A1A2E"/>
          <w:sz w:val="20"/>
        </w:rPr>
        <w:t>LOW (blue) — Note for your next review cycle. No immediate action required.</w:t>
      </w:r>
    </w:p>
    <w:p w14:paraId="78849BB3" w14:textId="77777777" w:rsidR="00AF76FC" w:rsidRDefault="00000000" w:rsidP="00D55552">
      <w:pPr>
        <w:pStyle w:val="ListBullet"/>
        <w:spacing w:before="20" w:after="40"/>
        <w:ind w:left="720"/>
        <w:jc w:val="both"/>
      </w:pPr>
      <w:r>
        <w:rPr>
          <w:color w:val="1A1A2E"/>
          <w:sz w:val="20"/>
        </w:rPr>
        <w:t>Each alert shows the vendor name, the amount, the date, and the plain-English reason it was flagged. You do not need to know the federal rule number — it is shown for reference but the plain-English description tells you what matters.</w:t>
      </w:r>
    </w:p>
    <w:p w14:paraId="1256230F" w14:textId="77777777" w:rsidR="00AF76FC" w:rsidRDefault="00000000" w:rsidP="00D55552">
      <w:pPr>
        <w:spacing w:before="100" w:after="20"/>
        <w:jc w:val="both"/>
      </w:pPr>
      <w:r>
        <w:rPr>
          <w:b/>
          <w:color w:val="1F3564"/>
        </w:rPr>
        <w:lastRenderedPageBreak/>
        <w:t xml:space="preserve">Step 5:  </w:t>
      </w:r>
      <w:r>
        <w:rPr>
          <w:b/>
          <w:color w:val="0D6E6E"/>
        </w:rPr>
        <w:t>Investigate an Alert — Drill Down Into a Transaction</w:t>
      </w:r>
    </w:p>
    <w:p w14:paraId="0D8BA1B0" w14:textId="77777777" w:rsidR="00AF76FC" w:rsidRDefault="00000000" w:rsidP="00D55552">
      <w:pPr>
        <w:spacing w:before="20" w:after="120"/>
        <w:ind w:left="504"/>
        <w:jc w:val="both"/>
      </w:pPr>
      <w:r>
        <w:rPr>
          <w:color w:val="1A1A2E"/>
          <w:sz w:val="20"/>
        </w:rPr>
        <w:t>Click on any alert to open the transaction detail panel. You will see:</w:t>
      </w:r>
    </w:p>
    <w:p w14:paraId="40C688FF" w14:textId="77777777" w:rsidR="00AF76FC" w:rsidRDefault="00000000" w:rsidP="00D55552">
      <w:pPr>
        <w:pStyle w:val="ListBullet"/>
        <w:spacing w:before="20" w:after="40"/>
        <w:ind w:left="720"/>
        <w:jc w:val="both"/>
      </w:pPr>
      <w:r>
        <w:rPr>
          <w:color w:val="1A1A2E"/>
          <w:sz w:val="20"/>
        </w:rPr>
        <w:t>The full transaction details: vendor, amount, date, cost category, invoice number.</w:t>
      </w:r>
    </w:p>
    <w:p w14:paraId="1B8270FC" w14:textId="77777777" w:rsidR="00AF76FC" w:rsidRDefault="00000000" w:rsidP="00D55552">
      <w:pPr>
        <w:pStyle w:val="ListBullet"/>
        <w:spacing w:before="20" w:after="40"/>
        <w:ind w:left="720"/>
        <w:jc w:val="both"/>
      </w:pPr>
      <w:r>
        <w:rPr>
          <w:color w:val="1A1A2E"/>
          <w:sz w:val="20"/>
        </w:rPr>
        <w:t>The Risk Score (0–100) shown as a bar, with a breakdown of how much each detection engine contributed.</w:t>
      </w:r>
    </w:p>
    <w:p w14:paraId="76353EEC" w14:textId="77777777" w:rsidR="00AF76FC" w:rsidRDefault="00000000" w:rsidP="00D55552">
      <w:pPr>
        <w:pStyle w:val="ListBullet"/>
        <w:spacing w:before="20" w:after="40"/>
        <w:ind w:left="720"/>
        <w:jc w:val="both"/>
      </w:pPr>
      <w:r>
        <w:rPr>
          <w:color w:val="1A1A2E"/>
          <w:sz w:val="20"/>
        </w:rPr>
        <w:t>The Vendor Profile: registration date, SAM.gov status (is the vendor on any federal exclusion list?), and any conflict-of-interest flags.</w:t>
      </w:r>
    </w:p>
    <w:p w14:paraId="73BBD998" w14:textId="77777777" w:rsidR="00AF76FC" w:rsidRDefault="00000000" w:rsidP="00D55552">
      <w:pPr>
        <w:pStyle w:val="ListBullet"/>
        <w:spacing w:before="20" w:after="40"/>
        <w:ind w:left="720"/>
        <w:jc w:val="both"/>
      </w:pPr>
      <w:r>
        <w:rPr>
          <w:color w:val="1A1A2E"/>
          <w:sz w:val="20"/>
        </w:rPr>
        <w:t>The AI Explanation Panel — this is the most useful part for non-technical users. It shows: (a) which rules or patterns were triggered and why, in plain English; (b) a "What-If" simulator — you can adjust transaction variables to see how the risk score would change; (c) the specific corrective action you need to take, with the exact OMB regulation it references.</w:t>
      </w:r>
    </w:p>
    <w:p w14:paraId="089791C9" w14:textId="77777777" w:rsidR="00AF76FC" w:rsidRDefault="00000000" w:rsidP="00D55552">
      <w:pPr>
        <w:spacing w:before="100" w:after="20"/>
        <w:jc w:val="both"/>
      </w:pPr>
      <w:r>
        <w:rPr>
          <w:b/>
          <w:color w:val="1F3564"/>
        </w:rPr>
        <w:t xml:space="preserve">Step 6:  </w:t>
      </w:r>
      <w:r>
        <w:rPr>
          <w:b/>
          <w:color w:val="0D6E6E"/>
        </w:rPr>
        <w:t>Check Vendor Network Relationships</w:t>
      </w:r>
    </w:p>
    <w:p w14:paraId="39C07F59" w14:textId="77777777" w:rsidR="00AF76FC" w:rsidRDefault="00000000" w:rsidP="00D55552">
      <w:pPr>
        <w:spacing w:before="20" w:after="120"/>
        <w:ind w:left="504"/>
        <w:jc w:val="both"/>
      </w:pPr>
      <w:r>
        <w:rPr>
          <w:color w:val="1A1A2E"/>
          <w:sz w:val="20"/>
        </w:rPr>
        <w:t>Navigate to Settings → Graph Analytics to view vendor relationship maps. This is especially important when you see a CRITICAL "Multi-Hop Network" alert. The tool will show you:</w:t>
      </w:r>
    </w:p>
    <w:p w14:paraId="28E23D12" w14:textId="77777777" w:rsidR="00AF76FC" w:rsidRDefault="00000000" w:rsidP="00D55552">
      <w:pPr>
        <w:pStyle w:val="ListBullet"/>
        <w:spacing w:before="20" w:after="40"/>
        <w:ind w:left="720"/>
        <w:jc w:val="both"/>
      </w:pPr>
      <w:r>
        <w:rPr>
          <w:color w:val="1A1A2E"/>
          <w:sz w:val="20"/>
        </w:rPr>
        <w:t>Which vendors share bank account numbers, addresses, or tax IDs.</w:t>
      </w:r>
    </w:p>
    <w:p w14:paraId="0A4D96D0" w14:textId="77777777" w:rsidR="00AF76FC" w:rsidRDefault="00000000" w:rsidP="00D55552">
      <w:pPr>
        <w:pStyle w:val="ListBullet"/>
        <w:spacing w:before="20" w:after="40"/>
        <w:ind w:left="720"/>
        <w:jc w:val="both"/>
      </w:pPr>
      <w:r>
        <w:rPr>
          <w:color w:val="1A1A2E"/>
          <w:sz w:val="20"/>
        </w:rPr>
        <w:t>Whether those connected vendors are all receiving funds from the same grant (a common shell company fraud pattern).</w:t>
      </w:r>
    </w:p>
    <w:p w14:paraId="5D9F50AC" w14:textId="77777777" w:rsidR="00AF76FC" w:rsidRDefault="00000000" w:rsidP="00D55552">
      <w:pPr>
        <w:pStyle w:val="ListBullet"/>
        <w:spacing w:before="20" w:after="40"/>
        <w:ind w:left="720"/>
        <w:jc w:val="both"/>
      </w:pPr>
      <w:r>
        <w:rPr>
          <w:color w:val="1A1A2E"/>
          <w:sz w:val="20"/>
        </w:rPr>
        <w:t>A risk score for the network relationship (e.g., 90 out of 100 for a confirmed shell company ring).</w:t>
      </w:r>
    </w:p>
    <w:p w14:paraId="43E6CFA5" w14:textId="77777777" w:rsidR="00AF76FC" w:rsidRDefault="00000000" w:rsidP="00D55552">
      <w:pPr>
        <w:spacing w:before="100" w:after="20"/>
        <w:jc w:val="both"/>
      </w:pPr>
      <w:r>
        <w:rPr>
          <w:b/>
          <w:color w:val="1F3564"/>
        </w:rPr>
        <w:t xml:space="preserve">Step 7:  </w:t>
      </w:r>
      <w:r>
        <w:rPr>
          <w:b/>
          <w:color w:val="0D6E6E"/>
        </w:rPr>
        <w:t>Create a Case and Document Your Investigation</w:t>
      </w:r>
    </w:p>
    <w:p w14:paraId="08B8BBC5" w14:textId="77777777" w:rsidR="00AF76FC" w:rsidRDefault="00000000" w:rsidP="00D55552">
      <w:pPr>
        <w:spacing w:before="20" w:after="120"/>
        <w:ind w:left="504"/>
        <w:jc w:val="both"/>
      </w:pPr>
      <w:r>
        <w:rPr>
          <w:color w:val="1A1A2E"/>
          <w:sz w:val="20"/>
        </w:rPr>
        <w:t>For any alert that requires follow-up, open a case:</w:t>
      </w:r>
    </w:p>
    <w:p w14:paraId="32082B57" w14:textId="77777777" w:rsidR="00AF76FC" w:rsidRDefault="00000000" w:rsidP="00D55552">
      <w:pPr>
        <w:pStyle w:val="ListBullet"/>
        <w:spacing w:before="20" w:after="40"/>
        <w:ind w:left="720"/>
        <w:jc w:val="both"/>
      </w:pPr>
      <w:r>
        <w:rPr>
          <w:color w:val="1A1A2E"/>
          <w:sz w:val="20"/>
        </w:rPr>
        <w:t>Click "Create Case" from the alert detail panel.</w:t>
      </w:r>
    </w:p>
    <w:p w14:paraId="7E7379F9" w14:textId="77777777" w:rsidR="00AF76FC" w:rsidRDefault="00000000" w:rsidP="00D55552">
      <w:pPr>
        <w:pStyle w:val="ListBullet"/>
        <w:spacing w:before="20" w:after="40"/>
        <w:ind w:left="720"/>
        <w:jc w:val="both"/>
      </w:pPr>
      <w:r>
        <w:rPr>
          <w:color w:val="1A1A2E"/>
          <w:sz w:val="20"/>
        </w:rPr>
        <w:t>Add your investigation notes — what you checked, who you spoke to, what documents you reviewed.</w:t>
      </w:r>
    </w:p>
    <w:p w14:paraId="2F1B4FB3" w14:textId="77777777" w:rsidR="00AF76FC" w:rsidRDefault="00000000" w:rsidP="00D55552">
      <w:pPr>
        <w:pStyle w:val="ListBullet"/>
        <w:spacing w:before="20" w:after="40"/>
        <w:ind w:left="720"/>
        <w:jc w:val="both"/>
      </w:pPr>
      <w:r>
        <w:rPr>
          <w:color w:val="1A1A2E"/>
          <w:sz w:val="20"/>
        </w:rPr>
        <w:t>Update the case status as your investigation progresses: OPEN → IN REVIEW → ESCALATED → RESOLVED → CLOSED.</w:t>
      </w:r>
    </w:p>
    <w:p w14:paraId="45CD64D0" w14:textId="77777777" w:rsidR="00AF76FC" w:rsidRDefault="00000000" w:rsidP="00D55552">
      <w:pPr>
        <w:pStyle w:val="ListBullet"/>
        <w:spacing w:before="20" w:after="40"/>
        <w:ind w:left="720"/>
        <w:jc w:val="both"/>
      </w:pPr>
      <w:r>
        <w:rPr>
          <w:color w:val="1A1A2E"/>
          <w:sz w:val="20"/>
        </w:rPr>
        <w:t>Every note you add is automatically timestamped with your user role. This creates a permanent, tamper-proof record of your investigation — which you will need if the case is ever reviewed by an auditor or OIG.</w:t>
      </w:r>
    </w:p>
    <w:p w14:paraId="73A150C8" w14:textId="77777777" w:rsidR="00AF76FC" w:rsidRDefault="00000000" w:rsidP="00D55552">
      <w:pPr>
        <w:pStyle w:val="ListBullet"/>
        <w:spacing w:before="20" w:after="40"/>
        <w:ind w:left="720"/>
        <w:jc w:val="both"/>
      </w:pPr>
      <w:r>
        <w:rPr>
          <w:color w:val="1A1A2E"/>
          <w:sz w:val="20"/>
        </w:rPr>
        <w:t>Only a Compliance Officer or Administrator can close a case. Investigators cannot close cases on their own — this enforces proper oversight.</w:t>
      </w:r>
    </w:p>
    <w:p w14:paraId="0EA504F7" w14:textId="77777777" w:rsidR="00AF76FC" w:rsidRDefault="00000000" w:rsidP="00D55552">
      <w:pPr>
        <w:spacing w:before="100" w:after="20"/>
        <w:jc w:val="both"/>
      </w:pPr>
      <w:r>
        <w:rPr>
          <w:b/>
          <w:color w:val="1F3564"/>
        </w:rPr>
        <w:t xml:space="preserve">Step 8:  </w:t>
      </w:r>
      <w:r>
        <w:rPr>
          <w:b/>
          <w:color w:val="0D6E6E"/>
        </w:rPr>
        <w:t>Place a Payment Hold on a Critical Transaction</w:t>
      </w:r>
    </w:p>
    <w:p w14:paraId="6BBC3864" w14:textId="77777777" w:rsidR="00AF76FC" w:rsidRDefault="00000000" w:rsidP="00D55552">
      <w:pPr>
        <w:spacing w:before="20" w:after="120"/>
        <w:ind w:left="504"/>
        <w:jc w:val="both"/>
      </w:pPr>
      <w:r>
        <w:rPr>
          <w:color w:val="1A1A2E"/>
          <w:sz w:val="20"/>
        </w:rPr>
        <w:t>If you identify a CRITICAL-severity transaction that should not be paid until it is cleared:</w:t>
      </w:r>
    </w:p>
    <w:p w14:paraId="2ECC4B2A" w14:textId="77777777" w:rsidR="00AF76FC" w:rsidRDefault="00000000" w:rsidP="00D55552">
      <w:pPr>
        <w:pStyle w:val="ListBullet"/>
        <w:spacing w:before="20" w:after="40"/>
        <w:ind w:left="720"/>
        <w:jc w:val="both"/>
      </w:pPr>
      <w:r>
        <w:rPr>
          <w:color w:val="1A1A2E"/>
          <w:sz w:val="20"/>
        </w:rPr>
        <w:t>Open the transaction detail panel.</w:t>
      </w:r>
    </w:p>
    <w:p w14:paraId="6E6C673E" w14:textId="77777777" w:rsidR="00AF76FC" w:rsidRDefault="00000000" w:rsidP="00D55552">
      <w:pPr>
        <w:pStyle w:val="ListBullet"/>
        <w:spacing w:before="20" w:after="40"/>
        <w:ind w:left="720"/>
        <w:jc w:val="both"/>
      </w:pPr>
      <w:r>
        <w:rPr>
          <w:color w:val="1A1A2E"/>
          <w:sz w:val="20"/>
        </w:rPr>
        <w:t>Click "Place Hold." The transaction is flagged with a stop indicator and cannot be disbursed.</w:t>
      </w:r>
    </w:p>
    <w:p w14:paraId="4FC19F52" w14:textId="77777777" w:rsidR="00AF76FC" w:rsidRDefault="00000000" w:rsidP="00D55552">
      <w:pPr>
        <w:pStyle w:val="ListBullet"/>
        <w:spacing w:before="20" w:after="40"/>
        <w:ind w:left="720"/>
        <w:jc w:val="both"/>
      </w:pPr>
      <w:r>
        <w:rPr>
          <w:color w:val="1A1A2E"/>
          <w:sz w:val="20"/>
        </w:rPr>
        <w:t>Only a Compliance Officer can place or remove a hold. Investigators can see the hold but cannot remove it — this prevents accidental or unauthorized release of funds.</w:t>
      </w:r>
    </w:p>
    <w:p w14:paraId="5209F8E9" w14:textId="77777777" w:rsidR="00AF76FC" w:rsidRDefault="00000000" w:rsidP="00D55552">
      <w:pPr>
        <w:spacing w:before="100" w:after="20"/>
        <w:jc w:val="both"/>
      </w:pPr>
      <w:r>
        <w:rPr>
          <w:b/>
          <w:color w:val="1F3564"/>
        </w:rPr>
        <w:t xml:space="preserve">Step 9:  </w:t>
      </w:r>
      <w:r>
        <w:rPr>
          <w:b/>
          <w:color w:val="0D6E6E"/>
        </w:rPr>
        <w:t>Export an OIG Investigation Report</w:t>
      </w:r>
    </w:p>
    <w:p w14:paraId="639EE09A" w14:textId="77777777" w:rsidR="00AF76FC" w:rsidRDefault="00000000" w:rsidP="00D55552">
      <w:pPr>
        <w:spacing w:before="20" w:after="120"/>
        <w:ind w:left="504"/>
        <w:jc w:val="both"/>
      </w:pPr>
      <w:r>
        <w:rPr>
          <w:color w:val="1A1A2E"/>
          <w:sz w:val="20"/>
        </w:rPr>
        <w:t>When a case is ready for referral to your Office of Inspector General, funding agency, or external auditor:</w:t>
      </w:r>
    </w:p>
    <w:p w14:paraId="611B6B9B" w14:textId="77777777" w:rsidR="00AF76FC" w:rsidRDefault="00000000" w:rsidP="00D55552">
      <w:pPr>
        <w:pStyle w:val="ListBullet"/>
        <w:spacing w:before="20" w:after="40"/>
        <w:ind w:left="720"/>
        <w:jc w:val="both"/>
      </w:pPr>
      <w:r>
        <w:rPr>
          <w:color w:val="1A1A2E"/>
          <w:sz w:val="20"/>
        </w:rPr>
        <w:t>Open the case and click "Export Report."</w:t>
      </w:r>
    </w:p>
    <w:p w14:paraId="73FBF638" w14:textId="77777777" w:rsidR="00AF76FC" w:rsidRDefault="00000000" w:rsidP="00D55552">
      <w:pPr>
        <w:pStyle w:val="ListBullet"/>
        <w:spacing w:before="20" w:after="40"/>
        <w:ind w:left="720"/>
        <w:jc w:val="both"/>
      </w:pPr>
      <w:r>
        <w:rPr>
          <w:color w:val="1A1A2E"/>
          <w:sz w:val="20"/>
        </w:rPr>
        <w:t>The tool automatically generates a formatted HTML report containing: (a) case summary and investigation timeline; (b) full transaction details; (c) vendor profile and risk indicators; (d) which compliance rules were triggered and why; (e) the recommended corrective action with OMB citation; (f) your investigation notes; (g) any supporting evidence attached to the case.</w:t>
      </w:r>
    </w:p>
    <w:p w14:paraId="2421A52D" w14:textId="77777777" w:rsidR="00AF76FC" w:rsidRDefault="00000000" w:rsidP="00D55552">
      <w:pPr>
        <w:pStyle w:val="ListBullet"/>
        <w:spacing w:before="20" w:after="40"/>
        <w:ind w:left="720"/>
        <w:jc w:val="both"/>
      </w:pPr>
      <w:r>
        <w:rPr>
          <w:color w:val="1A1A2E"/>
          <w:sz w:val="20"/>
        </w:rPr>
        <w:lastRenderedPageBreak/>
        <w:t>This report is formatted to meet OIG referral standards. What normally takes 4 to 6 hours to write manually is produced in one click.</w:t>
      </w:r>
    </w:p>
    <w:p w14:paraId="39CA794D" w14:textId="77777777" w:rsidR="00AF76FC" w:rsidRDefault="00000000" w:rsidP="00D55552">
      <w:pPr>
        <w:spacing w:before="100" w:after="20"/>
        <w:jc w:val="both"/>
      </w:pPr>
      <w:r>
        <w:rPr>
          <w:b/>
          <w:color w:val="1F3564"/>
        </w:rPr>
        <w:t xml:space="preserve">Step 10:  </w:t>
      </w:r>
      <w:r>
        <w:rPr>
          <w:b/>
          <w:color w:val="0D6E6E"/>
        </w:rPr>
        <w:t>Review the Compliance Matrix and Audit Readiness Score</w:t>
      </w:r>
    </w:p>
    <w:p w14:paraId="279C6387" w14:textId="77777777" w:rsidR="00AF76FC" w:rsidRDefault="00000000" w:rsidP="00D55552">
      <w:pPr>
        <w:spacing w:before="20" w:after="120"/>
        <w:ind w:left="504"/>
        <w:jc w:val="both"/>
      </w:pPr>
      <w:r>
        <w:rPr>
          <w:color w:val="1A1A2E"/>
          <w:sz w:val="20"/>
        </w:rPr>
        <w:t>Navigate to the Compliance Matrix to see a full picture of your organization's compliance health:</w:t>
      </w:r>
    </w:p>
    <w:p w14:paraId="35A302BE" w14:textId="77777777" w:rsidR="00AF76FC" w:rsidRDefault="00000000" w:rsidP="00D55552">
      <w:pPr>
        <w:pStyle w:val="ListBullet"/>
        <w:spacing w:before="20" w:after="40"/>
        <w:ind w:left="720"/>
        <w:jc w:val="both"/>
      </w:pPr>
      <w:r>
        <w:rPr>
          <w:color w:val="1A1A2E"/>
          <w:sz w:val="20"/>
        </w:rPr>
        <w:t>Each of the 10 federal compliance controls is shown as either EFFECTIVE (passing) or DEFICIENT (failing), based on the transaction data you uploaded.</w:t>
      </w:r>
    </w:p>
    <w:p w14:paraId="49ACFE8D" w14:textId="77777777" w:rsidR="00AF76FC" w:rsidRDefault="00000000" w:rsidP="00D55552">
      <w:pPr>
        <w:pStyle w:val="ListBullet"/>
        <w:spacing w:before="20" w:after="40"/>
        <w:ind w:left="720"/>
        <w:jc w:val="both"/>
      </w:pPr>
      <w:r>
        <w:rPr>
          <w:color w:val="1A1A2E"/>
          <w:sz w:val="20"/>
        </w:rPr>
        <w:t>An overall Audit Readiness Score (0–100%) tells you how prepared your organization is for a Single Audit.</w:t>
      </w:r>
    </w:p>
    <w:p w14:paraId="0CAE44A9" w14:textId="77777777" w:rsidR="00AF76FC" w:rsidRDefault="00000000" w:rsidP="00D55552">
      <w:pPr>
        <w:pStyle w:val="ListBullet"/>
        <w:spacing w:before="20" w:after="40"/>
        <w:ind w:left="720"/>
        <w:jc w:val="both"/>
      </w:pPr>
      <w:r>
        <w:rPr>
          <w:color w:val="1A1A2E"/>
          <w:sz w:val="20"/>
        </w:rPr>
        <w:t>Use this view to prioritize remediation work before your annual audit — addressing DEFICIENT controls now prevents formal audit findings later.</w:t>
      </w:r>
    </w:p>
    <w:p w14:paraId="148CCE48" w14:textId="77777777" w:rsidR="00AF76FC" w:rsidRDefault="00000000" w:rsidP="00D55552">
      <w:pPr>
        <w:spacing w:before="100" w:after="20"/>
        <w:jc w:val="both"/>
      </w:pPr>
      <w:r>
        <w:rPr>
          <w:b/>
          <w:color w:val="1F3564"/>
        </w:rPr>
        <w:t xml:space="preserve">Step 11:  </w:t>
      </w:r>
      <w:r>
        <w:rPr>
          <w:b/>
          <w:color w:val="0D6E6E"/>
        </w:rPr>
        <w:t>Calculate Your Financial Return (ROI Calculator)</w:t>
      </w:r>
    </w:p>
    <w:p w14:paraId="78D24D2F" w14:textId="77777777" w:rsidR="00AF76FC" w:rsidRDefault="00000000" w:rsidP="00D55552">
      <w:pPr>
        <w:spacing w:before="20" w:after="120"/>
        <w:ind w:left="504"/>
        <w:jc w:val="both"/>
      </w:pPr>
      <w:r>
        <w:rPr>
          <w:color w:val="1A1A2E"/>
          <w:sz w:val="20"/>
        </w:rPr>
        <w:t>On the main Overview page, scroll to the ROI Calculator:</w:t>
      </w:r>
    </w:p>
    <w:p w14:paraId="36E80AA5" w14:textId="77777777" w:rsidR="00AF76FC" w:rsidRDefault="00000000" w:rsidP="00D55552">
      <w:pPr>
        <w:pStyle w:val="ListBullet"/>
        <w:spacing w:before="20" w:after="40"/>
        <w:ind w:left="720"/>
        <w:jc w:val="both"/>
      </w:pPr>
      <w:r>
        <w:rPr>
          <w:color w:val="1A1A2E"/>
          <w:sz w:val="20"/>
        </w:rPr>
        <w:t>Enter your total grant volume (in dollars).</w:t>
      </w:r>
    </w:p>
    <w:p w14:paraId="7EED3E78" w14:textId="77777777" w:rsidR="00AF76FC" w:rsidRDefault="00000000" w:rsidP="00D55552">
      <w:pPr>
        <w:pStyle w:val="ListBullet"/>
        <w:spacing w:before="20" w:after="40"/>
        <w:ind w:left="720"/>
        <w:jc w:val="both"/>
      </w:pPr>
      <w:r>
        <w:rPr>
          <w:color w:val="1A1A2E"/>
          <w:sz w:val="20"/>
        </w:rPr>
        <w:t>Enter your average cost of a compliance finding (staff time, legal review, clawback risk).</w:t>
      </w:r>
    </w:p>
    <w:p w14:paraId="6E827C53" w14:textId="77777777" w:rsidR="00AF76FC" w:rsidRDefault="00000000" w:rsidP="00D55552">
      <w:pPr>
        <w:pStyle w:val="ListBullet"/>
        <w:spacing w:before="20" w:after="40"/>
        <w:ind w:left="720"/>
        <w:jc w:val="both"/>
      </w:pPr>
      <w:r>
        <w:rPr>
          <w:color w:val="1A1A2E"/>
          <w:sz w:val="20"/>
        </w:rPr>
        <w:t>Enter your compliance staff hourly rate.</w:t>
      </w:r>
    </w:p>
    <w:p w14:paraId="1EE86A39" w14:textId="77777777" w:rsidR="00AF76FC" w:rsidRDefault="00000000" w:rsidP="00D55552">
      <w:pPr>
        <w:pStyle w:val="ListBullet"/>
        <w:spacing w:before="20" w:after="40"/>
        <w:ind w:left="720"/>
        <w:jc w:val="both"/>
      </w:pPr>
      <w:r>
        <w:rPr>
          <w:color w:val="1A1A2E"/>
          <w:sz w:val="20"/>
        </w:rPr>
        <w:t>The calculator immediately shows you: estimated annual fraud exposure, hours saved in manual review, and the financial return on using the tool. Since the tool is free, even one prevented finding delivers full return on investment.</w:t>
      </w:r>
    </w:p>
    <w:p w14:paraId="553FE01A" w14:textId="77777777" w:rsidR="00AF76FC" w:rsidRDefault="00000000" w:rsidP="00D55552">
      <w:pPr>
        <w:pBdr>
          <w:left w:val="single" w:sz="14" w:space="4" w:color="1A7A4A"/>
        </w:pBdr>
        <w:spacing w:before="100" w:after="160"/>
        <w:ind w:left="432"/>
        <w:jc w:val="both"/>
      </w:pPr>
      <w:r>
        <w:rPr>
          <w:i/>
          <w:color w:val="1A7A4A"/>
          <w:sz w:val="20"/>
        </w:rPr>
        <w:t xml:space="preserve">Remember:  . There is no subscription fee, no vendor contract, and no long-term commitment. Any organization with grant transactions can use it today by uploading a CSV file at the </w:t>
      </w:r>
      <w:del w:id="206" w:author="NIW Review Tracker" w:date="2026-06-15T00:00:00Z">
        <w:r>
          <w:rPr>
            <w:i/>
            <w:color w:val="1A7A4A"/>
            <w:sz w:val="20"/>
          </w:rPr>
          <w:delText>FounderQuantio platform</w:delText>
        </w:r>
      </w:del>
      <w:ins w:id="207" w:author="NIW Review Tracker" w:date="2026-06-15T00:00:00Z">
        <w:r>
          <w:rPr>
            <w:i/>
            <w:color w:val="1A7A4A"/>
            <w:sz w:val="20"/>
          </w:rPr>
          <w:t>Quantio Global platform</w:t>
        </w:r>
      </w:ins>
      <w:r>
        <w:rPr>
          <w:i/>
          <w:color w:val="1A7A4A"/>
          <w:sz w:val="20"/>
        </w:rPr>
        <w:t>.</w:t>
      </w:r>
      <w:del w:id="204" w:author="NIW Review Tracker" w:date="2026-06-15T00:00:00Z">
        <w:r>
          <w:rPr>
            <w:i/>
            <w:color w:val="1A7A4A"/>
            <w:sz w:val="20"/>
          </w:rPr>
          <w:delText>FraudGuard is free and open-source</w:delText>
        </w:r>
      </w:del>
      <w:ins w:id="205" w:author="NIW Review Tracker" w:date="2026-06-15T00:00:00Z">
        <w:r>
          <w:rPr>
            <w:i/>
            <w:color w:val="1A7A4A"/>
            <w:sz w:val="20"/>
          </w:rPr>
          <w:t>FraudGuard™ is free and open-access</w:t>
        </w:r>
      </w:ins>
      <w:del w:id="204" w:author="NIW Review Tracker" w:date="2026-06-15T00:00:00Z">
        <w:r>
          <w:rPr>
            <w:i/>
            <w:color w:val="1A7A4A"/>
            <w:sz w:val="20"/>
          </w:rPr>
          <w:delText>GOAS</w:delText>
        </w:r>
      </w:del>
      <w:ins w:id="205" w:author="NIW Review Tracker" w:date="2026-06-15T00:00:00Z">
        <w:r>
          <w:rPr>
            <w:i/>
            <w:color w:val="1A7A4A"/>
            <w:sz w:val="20"/>
          </w:rPr>
          <w:t>FraudGuard™</w:t>
        </w:r>
      </w:ins>
    </w:p>
    <w:sectPr w:rsidR="00AF76F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890117">
    <w:abstractNumId w:val="8"/>
  </w:num>
  <w:num w:numId="2" w16cid:durableId="422841477">
    <w:abstractNumId w:val="6"/>
  </w:num>
  <w:num w:numId="3" w16cid:durableId="929116473">
    <w:abstractNumId w:val="5"/>
  </w:num>
  <w:num w:numId="4" w16cid:durableId="1399748992">
    <w:abstractNumId w:val="4"/>
  </w:num>
  <w:num w:numId="5" w16cid:durableId="1811053227">
    <w:abstractNumId w:val="7"/>
  </w:num>
  <w:num w:numId="6" w16cid:durableId="922956191">
    <w:abstractNumId w:val="3"/>
  </w:num>
  <w:num w:numId="7" w16cid:durableId="94909208">
    <w:abstractNumId w:val="2"/>
  </w:num>
  <w:num w:numId="8" w16cid:durableId="1999459614">
    <w:abstractNumId w:val="1"/>
  </w:num>
  <w:num w:numId="9" w16cid:durableId="20907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ABA"/>
    <w:rsid w:val="00AA1D8D"/>
    <w:rsid w:val="00AF76FC"/>
    <w:rsid w:val="00B47730"/>
    <w:rsid w:val="00CB0664"/>
    <w:rsid w:val="00D5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98142"/>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2026-06-09T01:09:00Z</dcterms:modified>
  <cp:category/>
</cp:coreProperties>
</file>