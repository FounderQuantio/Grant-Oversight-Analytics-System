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Exhibit 27</w:t>
      </w:r>
    </w:p>
    <w:p>
      <w:pPr>
        <w:jc w:val="center"/>
      </w:pPr>
      <w:del w:id="200" w:author="NIW Review Tracker" w:date="2026-06-15T00:00:00Z">
        <w:r>
          <w:rPr>
            <w:b/>
            <w:color w:val="1B3A5C"/>
            <w:sz w:val="28"/>
          </w:rPr>
          <w:delText>AI-Enabled Grant Fraud Detection and Financial Control System</w:delText>
        </w:r>
      </w:del>
      <w:ins w:id="201" w:author="NIW Review Tracker" w:date="2026-06-15T00:00:00Z">
        <w:r>
          <w:rPr>
            <w:b/>
            <w:color w:val="1B3A5C"/>
            <w:sz w:val="28"/>
          </w:rPr>
          <w:t>FraudGuard™ v4.1 — Grant Fraud Detection System</w:t>
        </w:r>
      </w:ins>
    </w:p>
    <w:p/>
    <w:p>
      <w:pPr>
        <w:jc w:val="center"/>
      </w:pPr>
      <w:r>
        <w:rPr>
          <w:i/>
          <w:color w:val="475569"/>
          <w:sz w:val="20"/>
        </w:rPr>
        <w:t>EB-2 National Interest Waiver Petition | In Support of Extraordinary Ability and National Importance Claims</w:t>
        <w:br/>
        <w:t>Petitioner: Muhammad Bilal, FCA | FCCA | CFA  ·  Founder, Quantio Global LLC | System: Grant Oversight and Analytics System (GOAS) V4.1</w:t>
        <w:br/>
        <w:t>Platform: FounderQuantio Platform Suite | Tool Owner: Quantio Global LLC (U.S.-incorporated) | Deployment: Browser-based (Vercel) | Version Date: June 2026</w:t>
      </w:r>
    </w:p>
    <w:p/>
    <w:p>
      <w:pPr>
        <w:pStyle w:val="Heading1"/>
      </w:pPr>
      <w:r>
        <w:t>Purpose of Exhibit</w:t>
      </w:r>
    </w:p>
    <w:p>
      <w:r>
        <w:rPr>
          <w:sz w:val="22"/>
        </w:rPr>
        <w:t xml:space="preserve">This exhibit documents the , independently developed by Muhammad Bilal, FCA | FCCA | CFA, Founder of Quantio Global LLC, which owns and commercializes the system () — a fully implemented, browser-deployed, enterprise-grade fraud detection and compliance monitoring platform constituting one of five integrated products within the </w:t>
      </w:r>
      <w:del w:id="200" w:author="NIW Review Tracker" w:date="2026-06-15T00:00:00Z">
        <w:r>
          <w:rPr>
            <w:sz w:val="22"/>
          </w:rPr>
          <w:delText>FounderQuantio Platform Suite</w:delText>
        </w:r>
      </w:del>
      <w:ins w:id="201" w:author="NIW Review Tracker" w:date="2026-06-15T00:00:00Z">
        <w:r>
          <w:rPr>
            <w:sz w:val="22"/>
          </w:rPr>
          <w:t>Quantio Global Compliance Suite</w:t>
        </w:r>
      </w:ins>
      <w:r>
        <w:rPr>
          <w:sz w:val="22"/>
        </w:rPr>
        <w:t>.  applies a three-engine hybrid detection architecture — an OMB-native rule-based compliance engine, a real Z-score statistical machine learning engine, and a graph analytics engine — to the complete federal grant financial lifecycle. The system is designed to help U.S. federal grant recipients and program administrators identify financial irregularities, detect fraud risk indicators, and maintain compliance with federal oversight standards, specifically addressing the $236 billion in annual improper payments documented by the PRAC FY2023 Improper Payments Report.</w:t>
      </w:r>
      <w:del w:id="204" w:author="NIW Review Tracker" w:date="2026-06-15T00:00:00Z">
        <w:r>
          <w:rPr>
            <w:sz w:val="22"/>
          </w:rPr>
          <w:delText>GOAS V4.1</w:delText>
        </w:r>
      </w:del>
      <w:ins w:id="205" w:author="NIW Review Tracker" w:date="2026-06-15T00:00:00Z">
        <w:r>
          <w:rPr>
            <w:sz w:val="22"/>
          </w:rPr>
          <w:t>FraudGuard™ v4.1</w:t>
        </w:r>
      </w:ins>
      <w:del w:id="202" w:author="NIW Review Tracker" w:date="2026-06-15T00:00:00Z">
        <w:r>
          <w:rPr>
            <w:sz w:val="22"/>
          </w:rPr>
          <w:delText>GOAS V4.1</w:delText>
        </w:r>
      </w:del>
      <w:ins w:id="203" w:author="NIW Review Tracker" w:date="2026-06-15T00:00:00Z">
        <w:r>
          <w:rPr>
            <w:sz w:val="22"/>
          </w:rPr>
          <w:t>FraudGuard™ v4.1</w:t>
        </w:r>
      </w:ins>
      <w:del w:id="200" w:author="NIW Review Tracker" w:date="2026-06-15T00:00:00Z">
        <w:r>
          <w:rPr>
            <w:sz w:val="22"/>
          </w:rPr>
          <w:delText>Grant Oversight and Analytics System (GOAS V4.1)</w:delText>
        </w:r>
      </w:del>
      <w:ins w:id="201" w:author="NIW Review Tracker" w:date="2026-06-15T00:00:00Z">
        <w:r>
          <w:rPr>
            <w:sz w:val="22"/>
          </w:rPr>
          <w:t>FraudGuard™ v4.1 — Grant Fraud Detection System</w:t>
        </w:r>
      </w:ins>
    </w:p>
    <w:p/>
    <w:p>
      <w:r>
        <w:rPr>
          <w:sz w:val="22"/>
        </w:rPr>
        <w:t>The system has been operationally validated through structured testing across six purpose-built test datasets (DS1–DS6) covering 150 transactions and six distinct fraud typologies. Independent QA validation confirms a 91.5% overall detection accuracy, 100% recall on injected fraud patterns, and 7 false positives across 150 transactions (4.7% false-positive rate), meeting enterprise benchmark standards. The complete validation results are documented in Exhibit 27.G10 (Model Validation Report, April 2026).</w:t>
      </w:r>
    </w:p>
    <w:p/>
    <w:p>
      <w:r>
        <w:rPr>
          <w:sz w:val="22"/>
        </w:rPr>
        <w:t xml:space="preserve">This exhibit is submitted in support of the petitioner's EB-2 National Interest Waiver petition, demonstrating that </w:t>
      </w:r>
      <w:del w:id="206" w:author="NIW Review Tracker" w:date="2026-06-15T00:00:00Z">
        <w:r>
          <w:rPr>
            <w:sz w:val="22"/>
          </w:rPr>
          <w:delText>GOAS V4.1</w:delText>
        </w:r>
      </w:del>
      <w:ins w:id="207" w:author="NIW Review Tracker" w:date="2026-06-15T00:00:00Z">
        <w:r>
          <w:rPr>
            <w:sz w:val="22"/>
          </w:rPr>
          <w:t>FraudGuard™ v4.1</w:t>
        </w:r>
      </w:ins>
      <w:r>
        <w:rPr>
          <w:sz w:val="22"/>
        </w:rPr>
        <w:t xml:space="preserve"> constitutes a substantial contribution of intrinsic merit and national importance to federal grant oversight — a domain in which the United States government has documented over $236 billion in annual improper payments and identified systemic gaps in oversight technology accessible to under-resourced grantee organizations.</w:t>
      </w:r>
    </w:p>
    <w:p>
      <w:pPr>
        <w:pStyle w:val="Heading1"/>
      </w:pPr>
      <w:r>
        <w:t>Technical Methodology — Detection Architecture</w:t>
      </w:r>
    </w:p>
    <w:p>
      <w:del w:id="208" w:author="NIW Review Tracker" w:date="2026-06-15T00:00:00Z">
        <w:r>
          <w:rPr>
            <w:sz w:val="22"/>
          </w:rPr>
          <w:delText>GOAS V4.1</w:delText>
        </w:r>
      </w:del>
      <w:ins w:id="209" w:author="NIW Review Tracker" w:date="2026-06-15T00:00:00Z">
        <w:r>
          <w:rPr>
            <w:sz w:val="22"/>
          </w:rPr>
          <w:t>FraudGuard™ v4.1</w:t>
        </w:r>
      </w:ins>
      <w:r>
        <w:rPr>
          <w:sz w:val="22"/>
        </w:rPr>
        <w:t xml:space="preserve"> employs a purpose-built three-engine hybrid detection architecture designed specifically for the federal grant compliance domain. The three engines operate independently and their outputs are aggregated through a weighted Composite Grant Risk Score (CGRS) formula.</w:t>
      </w:r>
    </w:p>
    <w:p/>
    <w:p>
      <w:pPr>
        <w:pStyle w:val="Heading2"/>
      </w:pPr>
      <w:r>
        <w:t>Engine 1 — OMB-Native Rule-Based Compliance Engine</w:t>
      </w:r>
    </w:p>
    <w:p>
      <w:r>
        <w:rPr>
          <w:sz w:val="22"/>
        </w:rPr>
        <w:t>Ten deterministic compliance rules (R001–R010) are hard-coded against specific 2 CFR Part 200 provisions and enforce the following controls at transaction time: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
            <w:shd w:val="clear" w:color="auto" w:fill="1B3A5C"/>
          </w:tcPr>
          <w:p>
            <w:r>
              <w:rPr>
                <w:b/>
                <w:color w:val="FFFFFF"/>
                <w:sz w:val="20"/>
              </w:rPr>
              <w:t>Rule ID</w:t>
            </w:r>
          </w:p>
        </w:tc>
        <w:tc>
          <w:tcPr>
            <w:tcW w:type="dxa" w:w="1872"/>
            <w:shd w:val="clear" w:color="auto" w:fill="1B3A5C"/>
          </w:tcPr>
          <w:p>
            <w:r>
              <w:rPr>
                <w:b/>
                <w:color w:val="FFFFFF"/>
                <w:sz w:val="20"/>
              </w:rPr>
              <w:t>Rule Name</w:t>
            </w:r>
          </w:p>
        </w:tc>
        <w:tc>
          <w:tcPr>
            <w:tcW w:type="dxa" w:w="4032"/>
            <w:shd w:val="clear" w:color="auto" w:fill="1B3A5C"/>
          </w:tcPr>
          <w:p>
            <w:r>
              <w:rPr>
                <w:b/>
                <w:color w:val="FFFFFF"/>
                <w:sz w:val="20"/>
              </w:rPr>
              <w:t>Description</w:t>
            </w:r>
          </w:p>
        </w:tc>
        <w:tc>
          <w:tcPr>
            <w:tcW w:type="dxa" w:w="2016"/>
            <w:shd w:val="clear" w:color="auto" w:fill="1B3A5C"/>
          </w:tcPr>
          <w:p>
            <w:r>
              <w:rPr>
                <w:b/>
                <w:color w:val="FFFFFF"/>
                <w:sz w:val="20"/>
              </w:rPr>
              <w:t>OMB Provision</w:t>
            </w:r>
          </w:p>
        </w:tc>
        <w:tc>
          <w:tcPr>
            <w:tcW w:type="dxa" w:w="1296"/>
            <w:shd w:val="clear" w:color="auto" w:fill="1B3A5C"/>
          </w:tcPr>
          <w:p>
            <w:r>
              <w:rPr>
                <w:b/>
                <w:color w:val="FFFFFF"/>
                <w:sz w:val="20"/>
              </w:rPr>
              <w:t>Severity</w:t>
            </w:r>
          </w:p>
        </w:tc>
      </w:tr>
      <w:tr>
        <w:tc>
          <w:tcPr>
            <w:tcW w:type="dxa" w:w="864"/>
          </w:tcPr>
          <w:p>
            <w:r>
              <w:rPr>
                <w:sz w:val="20"/>
              </w:rPr>
              <w:t>R001</w:t>
            </w:r>
          </w:p>
        </w:tc>
        <w:tc>
          <w:tcPr>
            <w:tcW w:type="dxa" w:w="1872"/>
          </w:tcPr>
          <w:p>
            <w:r>
              <w:rPr>
                <w:sz w:val="20"/>
              </w:rPr>
              <w:t>Duplicate Invoice Detection</w:t>
            </w:r>
          </w:p>
        </w:tc>
        <w:tc>
          <w:tcPr>
            <w:tcW w:type="dxa" w:w="4032"/>
          </w:tcPr>
          <w:p>
            <w:r>
              <w:rPr>
                <w:sz w:val="20"/>
              </w:rPr>
              <w:t>Matches invoice number + vendor ID pair against prior transactions</w:t>
            </w:r>
          </w:p>
        </w:tc>
        <w:tc>
          <w:tcPr>
            <w:tcW w:type="dxa" w:w="2016"/>
          </w:tcPr>
          <w:p>
            <w:r>
              <w:rPr>
                <w:sz w:val="20"/>
              </w:rPr>
              <w:t>2 CFR §200.305(b)</w:t>
            </w:r>
          </w:p>
        </w:tc>
        <w:tc>
          <w:tcPr>
            <w:tcW w:type="dxa" w:w="1296"/>
          </w:tcPr>
          <w:p>
            <w:r>
              <w:rPr>
                <w:sz w:val="20"/>
              </w:rPr>
              <w:t>HIGH</w:t>
            </w:r>
          </w:p>
        </w:tc>
      </w:tr>
      <w:tr>
        <w:tc>
          <w:tcPr>
            <w:tcW w:type="dxa" w:w="864"/>
          </w:tcPr>
          <w:p>
            <w:r>
              <w:rPr>
                <w:sz w:val="20"/>
              </w:rPr>
              <w:t>R002</w:t>
            </w:r>
          </w:p>
        </w:tc>
        <w:tc>
          <w:tcPr>
            <w:tcW w:type="dxa" w:w="1872"/>
          </w:tcPr>
          <w:p>
            <w:r>
              <w:rPr>
                <w:sz w:val="20"/>
              </w:rPr>
              <w:t>New Vendor Large Payment</w:t>
            </w:r>
          </w:p>
        </w:tc>
        <w:tc>
          <w:tcPr>
            <w:tcW w:type="dxa" w:w="4032"/>
          </w:tcPr>
          <w:p>
            <w:r>
              <w:rPr>
                <w:sz w:val="20"/>
              </w:rPr>
              <w:t>Vendor registered &lt;90 days before payment exceeding $50,000</w:t>
            </w:r>
          </w:p>
        </w:tc>
        <w:tc>
          <w:tcPr>
            <w:tcW w:type="dxa" w:w="2016"/>
          </w:tcPr>
          <w:p>
            <w:r>
              <w:rPr>
                <w:sz w:val="20"/>
              </w:rPr>
              <w:t>2 CFR §200.318</w:t>
            </w:r>
          </w:p>
        </w:tc>
        <w:tc>
          <w:tcPr>
            <w:tcW w:type="dxa" w:w="1296"/>
          </w:tcPr>
          <w:p>
            <w:r>
              <w:rPr>
                <w:sz w:val="20"/>
              </w:rPr>
              <w:t>HIGH</w:t>
            </w:r>
          </w:p>
        </w:tc>
      </w:tr>
      <w:tr>
        <w:tc>
          <w:tcPr>
            <w:tcW w:type="dxa" w:w="864"/>
          </w:tcPr>
          <w:p>
            <w:r>
              <w:rPr>
                <w:sz w:val="20"/>
              </w:rPr>
              <w:t>R003</w:t>
            </w:r>
          </w:p>
        </w:tc>
        <w:tc>
          <w:tcPr>
            <w:tcW w:type="dxa" w:w="1872"/>
          </w:tcPr>
          <w:p>
            <w:r>
              <w:rPr>
                <w:sz w:val="20"/>
              </w:rPr>
              <w:t>Over-Budget Category</w:t>
            </w:r>
          </w:p>
        </w:tc>
        <w:tc>
          <w:tcPr>
            <w:tcW w:type="dxa" w:w="4032"/>
          </w:tcPr>
          <w:p>
            <w:r>
              <w:rPr>
                <w:sz w:val="20"/>
              </w:rPr>
              <w:t>Cumulative cost-category spend exceeds approved allocation by &gt;10%</w:t>
            </w:r>
          </w:p>
        </w:tc>
        <w:tc>
          <w:tcPr>
            <w:tcW w:type="dxa" w:w="2016"/>
          </w:tcPr>
          <w:p>
            <w:r>
              <w:rPr>
                <w:sz w:val="20"/>
              </w:rPr>
              <w:t>2 CFR §200.405</w:t>
            </w:r>
          </w:p>
        </w:tc>
        <w:tc>
          <w:tcPr>
            <w:tcW w:type="dxa" w:w="1296"/>
          </w:tcPr>
          <w:p>
            <w:r>
              <w:rPr>
                <w:sz w:val="20"/>
              </w:rPr>
              <w:t>MEDIUM</w:t>
            </w:r>
          </w:p>
        </w:tc>
      </w:tr>
      <w:tr>
        <w:tc>
          <w:tcPr>
            <w:tcW w:type="dxa" w:w="1728"/>
          </w:tcPr>
          <w:p>
            <w:r>
              <w:rPr>
                <w:sz w:val="20"/>
              </w:rPr>
              <w:t>R004</w:t>
            </w:r>
          </w:p>
        </w:tc>
        <w:tc>
          <w:tcPr>
            <w:tcW w:type="dxa" w:w="1728"/>
          </w:tcPr>
          <w:p>
            <w:r>
              <w:rPr>
                <w:sz w:val="20"/>
              </w:rPr>
              <w:t>Split Procurement</w:t>
            </w:r>
          </w:p>
        </w:tc>
        <w:tc>
          <w:tcPr>
            <w:tcW w:type="dxa" w:w="1728"/>
          </w:tcPr>
          <w:p>
            <w:r>
              <w:rPr>
                <w:sz w:val="20"/>
              </w:rPr>
              <w:t>Vendor/grant pair where individual payments are each under $250K but combined total exceeds $250K with non-competitive procurement — deliberate contract splitting to evade competitive bidding threshold</w:t>
            </w:r>
          </w:p>
        </w:tc>
        <w:tc>
          <w:tcPr>
            <w:tcW w:type="dxa" w:w="1728"/>
          </w:tcPr>
          <w:p>
            <w:r>
              <w:rPr>
                <w:sz w:val="20"/>
              </w:rPr>
              <w:t>2 CFR §200.320(b)</w:t>
            </w:r>
          </w:p>
        </w:tc>
        <w:tc>
          <w:tcPr>
            <w:tcW w:type="dxa" w:w="1728"/>
          </w:tcPr>
          <w:p>
            <w:r>
              <w:rPr>
                <w:sz w:val="20"/>
              </w:rPr>
              <w:t>HIGH</w:t>
            </w:r>
          </w:p>
        </w:tc>
      </w:tr>
      <w:tr>
        <w:tc>
          <w:tcPr>
            <w:tcW w:type="dxa" w:w="864"/>
          </w:tcPr>
          <w:p>
            <w:r>
              <w:rPr>
                <w:sz w:val="20"/>
              </w:rPr>
              <w:t>R005</w:t>
            </w:r>
          </w:p>
        </w:tc>
        <w:tc>
          <w:tcPr>
            <w:tcW w:type="dxa" w:w="1872"/>
          </w:tcPr>
          <w:p>
            <w:r>
              <w:rPr>
                <w:sz w:val="20"/>
              </w:rPr>
              <w:t>Sole-Source No Documentation</w:t>
            </w:r>
          </w:p>
        </w:tc>
        <w:tc>
          <w:tcPr>
            <w:tcW w:type="dxa" w:w="4032"/>
          </w:tcPr>
          <w:p>
            <w:r>
              <w:rPr>
                <w:sz w:val="20"/>
              </w:rPr>
              <w:t>Sole-source procurement &gt;$250,000 without competitive bid documentation</w:t>
            </w:r>
          </w:p>
        </w:tc>
        <w:tc>
          <w:tcPr>
            <w:tcW w:type="dxa" w:w="2016"/>
          </w:tcPr>
          <w:p>
            <w:r>
              <w:rPr>
                <w:sz w:val="20"/>
              </w:rPr>
              <w:t>2 CFR §200.320</w:t>
            </w:r>
          </w:p>
        </w:tc>
        <w:tc>
          <w:tcPr>
            <w:tcW w:type="dxa" w:w="1296"/>
          </w:tcPr>
          <w:p>
            <w:r>
              <w:rPr>
                <w:sz w:val="20"/>
              </w:rPr>
              <w:t>HIGH</w:t>
            </w:r>
          </w:p>
        </w:tc>
      </w:tr>
      <w:tr>
        <w:tc>
          <w:tcPr>
            <w:tcW w:type="dxa" w:w="864"/>
          </w:tcPr>
          <w:p>
            <w:r>
              <w:rPr>
                <w:sz w:val="20"/>
              </w:rPr>
              <w:t>R006</w:t>
            </w:r>
          </w:p>
        </w:tc>
        <w:tc>
          <w:tcPr>
            <w:tcW w:type="dxa" w:w="1872"/>
          </w:tcPr>
          <w:p>
            <w:r>
              <w:rPr>
                <w:sz w:val="20"/>
              </w:rPr>
              <w:t>Debarred Vendor</w:t>
            </w:r>
          </w:p>
        </w:tc>
        <w:tc>
          <w:tcPr>
            <w:tcW w:type="dxa" w:w="4032"/>
          </w:tcPr>
          <w:p>
            <w:r>
              <w:rPr>
                <w:sz w:val="20"/>
              </w:rPr>
              <w:t>Payment to vendor on active SAM.gov federal exclusion list</w:t>
            </w:r>
          </w:p>
        </w:tc>
        <w:tc>
          <w:tcPr>
            <w:tcW w:type="dxa" w:w="2016"/>
          </w:tcPr>
          <w:p>
            <w:r>
              <w:rPr>
                <w:sz w:val="20"/>
              </w:rPr>
              <w:t>2 CFR §200.213</w:t>
            </w:r>
          </w:p>
        </w:tc>
        <w:tc>
          <w:tcPr>
            <w:tcW w:type="dxa" w:w="1296"/>
          </w:tcPr>
          <w:p>
            <w:r>
              <w:rPr>
                <w:sz w:val="20"/>
              </w:rPr>
              <w:t>CRITICAL</w:t>
            </w:r>
          </w:p>
        </w:tc>
      </w:tr>
      <w:tr>
        <w:tc>
          <w:tcPr>
            <w:tcW w:type="dxa" w:w="864"/>
          </w:tcPr>
          <w:p>
            <w:r>
              <w:rPr>
                <w:sz w:val="20"/>
              </w:rPr>
              <w:t>R007</w:t>
            </w:r>
          </w:p>
        </w:tc>
        <w:tc>
          <w:tcPr>
            <w:tcW w:type="dxa" w:w="1872"/>
          </w:tcPr>
          <w:p>
            <w:r>
              <w:rPr>
                <w:sz w:val="20"/>
              </w:rPr>
              <w:t>Conflict of Interest</w:t>
            </w:r>
          </w:p>
        </w:tc>
        <w:tc>
          <w:tcPr>
            <w:tcW w:type="dxa" w:w="4032"/>
          </w:tcPr>
          <w:p>
            <w:r>
              <w:rPr>
                <w:sz w:val="20"/>
              </w:rPr>
              <w:t>Vendor tax ID or beneficial ownership matches an authorized organizational representative</w:t>
            </w:r>
          </w:p>
        </w:tc>
        <w:tc>
          <w:tcPr>
            <w:tcW w:type="dxa" w:w="2016"/>
          </w:tcPr>
          <w:p>
            <w:r>
              <w:rPr>
                <w:sz w:val="20"/>
              </w:rPr>
              <w:t>2 CFR §200.318(c)</w:t>
            </w:r>
          </w:p>
        </w:tc>
        <w:tc>
          <w:tcPr>
            <w:tcW w:type="dxa" w:w="1296"/>
          </w:tcPr>
          <w:p>
            <w:r>
              <w:rPr>
                <w:sz w:val="20"/>
              </w:rPr>
              <w:t>CRITICAL</w:t>
            </w:r>
          </w:p>
        </w:tc>
      </w:tr>
      <w:tr>
        <w:tc>
          <w:tcPr>
            <w:tcW w:type="dxa" w:w="864"/>
          </w:tcPr>
          <w:p>
            <w:r>
              <w:rPr>
                <w:sz w:val="20"/>
              </w:rPr>
              <w:t>R008</w:t>
            </w:r>
          </w:p>
        </w:tc>
        <w:tc>
          <w:tcPr>
            <w:tcW w:type="dxa" w:w="1872"/>
          </w:tcPr>
          <w:p>
            <w:r>
              <w:rPr>
                <w:sz w:val="20"/>
              </w:rPr>
              <w:t>Period of Performance Overrun</w:t>
            </w:r>
          </w:p>
        </w:tc>
        <w:tc>
          <w:tcPr>
            <w:tcW w:type="dxa" w:w="4032"/>
          </w:tcPr>
          <w:p>
            <w:r>
              <w:rPr>
                <w:sz w:val="20"/>
              </w:rPr>
              <w:t>Expenditure dated after grant end date without authorized extension</w:t>
            </w:r>
          </w:p>
        </w:tc>
        <w:tc>
          <w:tcPr>
            <w:tcW w:type="dxa" w:w="2016"/>
          </w:tcPr>
          <w:p>
            <w:r>
              <w:rPr>
                <w:sz w:val="20"/>
              </w:rPr>
              <w:t>2 CFR §200.309</w:t>
            </w:r>
          </w:p>
        </w:tc>
        <w:tc>
          <w:tcPr>
            <w:tcW w:type="dxa" w:w="1296"/>
          </w:tcPr>
          <w:p>
            <w:r>
              <w:rPr>
                <w:sz w:val="20"/>
              </w:rPr>
              <w:t>HIGH</w:t>
            </w:r>
          </w:p>
        </w:tc>
      </w:tr>
      <w:tr>
        <w:tc>
          <w:tcPr>
            <w:tcW w:type="dxa" w:w="864"/>
          </w:tcPr>
          <w:p>
            <w:r>
              <w:rPr>
                <w:sz w:val="20"/>
              </w:rPr>
              <w:t>R009</w:t>
            </w:r>
          </w:p>
        </w:tc>
        <w:tc>
          <w:tcPr>
            <w:tcW w:type="dxa" w:w="1872"/>
          </w:tcPr>
          <w:p>
            <w:r>
              <w:rPr>
                <w:sz w:val="20"/>
              </w:rPr>
              <w:t>Transaction Structuring</w:t>
            </w:r>
          </w:p>
        </w:tc>
        <w:tc>
          <w:tcPr>
            <w:tcW w:type="dxa" w:w="4032"/>
          </w:tcPr>
          <w:p>
            <w:r>
              <w:rPr>
                <w:sz w:val="20"/>
              </w:rPr>
              <w:t>Three or more consecutive payments in $40K–$49,999 range to same vendor/grant, indicating deliberate threshold avoidance</w:t>
            </w:r>
          </w:p>
        </w:tc>
        <w:tc>
          <w:tcPr>
            <w:tcW w:type="dxa" w:w="2016"/>
          </w:tcPr>
          <w:p>
            <w:r>
              <w:rPr>
                <w:sz w:val="20"/>
              </w:rPr>
              <w:t>31 U.S.C. §5324</w:t>
            </w:r>
          </w:p>
        </w:tc>
        <w:tc>
          <w:tcPr>
            <w:tcW w:type="dxa" w:w="1296"/>
          </w:tcPr>
          <w:p>
            <w:r>
              <w:rPr>
                <w:sz w:val="20"/>
              </w:rPr>
              <w:t>HIGH</w:t>
            </w:r>
          </w:p>
        </w:tc>
      </w:tr>
      <w:tr>
        <w:tc>
          <w:tcPr>
            <w:tcW w:type="dxa" w:w="864"/>
          </w:tcPr>
          <w:p>
            <w:r>
              <w:rPr>
                <w:sz w:val="20"/>
              </w:rPr>
              <w:t>R010</w:t>
            </w:r>
          </w:p>
        </w:tc>
        <w:tc>
          <w:tcPr>
            <w:tcW w:type="dxa" w:w="1872"/>
          </w:tcPr>
          <w:p>
            <w:r>
              <w:rPr>
                <w:sz w:val="20"/>
              </w:rPr>
              <w:t>Missing Supporting Documents</w:t>
            </w:r>
          </w:p>
        </w:tc>
        <w:tc>
          <w:tcPr>
            <w:tcW w:type="dxa" w:w="4032"/>
          </w:tcPr>
          <w:p>
            <w:r>
              <w:rPr>
                <w:sz w:val="20"/>
              </w:rPr>
              <w:t>Transaction with blank invoice amount or absent invoice reference — documentation failure per uniform guidance</w:t>
            </w:r>
          </w:p>
        </w:tc>
        <w:tc>
          <w:tcPr>
            <w:tcW w:type="dxa" w:w="2016"/>
          </w:tcPr>
          <w:p>
            <w:r>
              <w:rPr>
                <w:sz w:val="20"/>
              </w:rPr>
              <w:t>2 CFR §200.302</w:t>
            </w:r>
          </w:p>
        </w:tc>
        <w:tc>
          <w:tcPr>
            <w:tcW w:type="dxa" w:w="1296"/>
          </w:tcPr>
          <w:p>
            <w:r>
              <w:rPr>
                <w:sz w:val="20"/>
              </w:rPr>
              <w:t>MEDIUM</w:t>
            </w:r>
          </w:p>
        </w:tc>
      </w:tr>
    </w:tbl>
    <w:p/>
    <w:p>
      <w:r>
        <w:rPr>
          <w:sz w:val="22"/>
        </w:rPr>
      </w:r>
    </w:p>
    <w:p/>
    <w:p>
      <w:pPr>
        <w:pStyle w:val="Heading2"/>
      </w:pPr>
      <w:r>
        <w:t>Engine 2 — Real Z-Score Statistical Machine Learning</w:t>
      </w:r>
    </w:p>
    <w:p>
      <w:r>
        <w:rPr>
          <w:sz w:val="22"/>
        </w:rPr>
        <w:t>Real-time Z-score statistical anomaly detection: The ML engine computes per-grant, per-cost-category expenditure baselines using the computeBaselines() function. For each transaction, it calculates Z = (amount − μ) / σ, where μ and σ are derived from the established baseline for that grant-category pair (minimum n=3 transactions required for baseline reliability). Transactions with |Z| &gt; 2.5σ are flagged as ML anomalies, with an ML Score = min(100, |Z| × 12). This engine operates independently of the rules engine and detects patterns that deterministic rules cannot — including payment structuring (DS5) and extreme statistical outliers (DS6, Z-scores of 10–18σ). Rule R009 provides a complementary rules-based structuring check; the ML engine detects structuring before the pattern reaches the R009 threshold, ensuring redundant coverage.</w:t>
      </w:r>
    </w:p>
    <w:p/>
    <w:p>
      <w:pPr>
        <w:pStyle w:val="Heading2"/>
      </w:pPr>
      <w:r>
        <w:t>Composite Grant Risk Score (CGRS) — Integrated Scoring</w:t>
      </w:r>
    </w:p>
    <w:p>
      <w:r>
        <w:rPr>
          <w:sz w:val="22"/>
        </w:rPr>
        <w:t>The system computes a Composite Grant Risk Score (CGRS) for every transaction using a weighted combination of the three detection engines:</w:t>
      </w:r>
    </w:p>
    <w:p/>
    <w:p>
      <w:r>
        <w:rPr>
          <w:b/>
          <w:sz w:val="22"/>
        </w:rPr>
        <w:t>CGRS = (Rules Score × 0.45) + (ML Z-Score Score × 0.35) + (Graph Analytics Score × 0.20)</w:t>
      </w:r>
    </w:p>
    <w:p/>
    <w:p>
      <w:r>
        <w:rPr>
          <w:sz w:val="22"/>
        </w:rPr>
        <w:t>Scores are mapped to risk tiers: CRITICAL (≥70), HIGH (50–69), MEDIUM (30–49), LOW (10–29), INFORMATIONAL (&lt;10). The CGRS architecture ensures that a transaction flagged only by the ML engine (e.g., payment structuring below the R009 threshold) still receives a meaningful risk score and triggers appropriate workflow, even when no rule violation exists.</w:t>
      </w:r>
    </w:p>
    <w:p/>
    <w:p>
      <w:pPr>
        <w:pStyle w:val="Heading2"/>
      </w:pPr>
      <w:r>
        <w:t>Engine 3 — Graph Analytics (Entity Relationship Detection)</w:t>
      </w:r>
    </w:p>
    <w:p>
      <w:r>
        <w:rPr>
          <w:sz w:val="22"/>
        </w:rPr>
        <w:t>A dedicated graph analytics engine evaluates vendor entity relationships across the full transaction portfolio. Implemented detection patterns include: SHARED_TAX_ID (CRITICAL); SHARED_BANK_ROUTING (HIGH); SHARED_ADDRESS (HIGH); MULTI_HOP_NETWORK (CRITICAL — vendors sharing any attribute AND receiving funds from the same federal grant, indicating coordinated shell company activity); and PROCUREMENT_CONCENTRATION (HIGH/MEDIUM — single vendor receiving ≥40% of a grant's total spend). These patterns are undetectable by transaction-level rules or ML engines acting on individual records.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Detection Engine</w:t>
            </w:r>
          </w:p>
        </w:tc>
        <w:tc>
          <w:tcPr>
            <w:tcW w:type="dxa" w:w="2304"/>
            <w:shd w:val="clear" w:color="auto" w:fill="1B3A5C"/>
          </w:tcPr>
          <w:p>
            <w:r>
              <w:rPr>
                <w:b/>
                <w:color w:val="FFFFFF"/>
                <w:sz w:val="20"/>
              </w:rPr>
              <w:t>Primary Mechanism</w:t>
            </w:r>
          </w:p>
        </w:tc>
        <w:tc>
          <w:tcPr>
            <w:tcW w:type="dxa" w:w="3600"/>
            <w:shd w:val="clear" w:color="auto" w:fill="1B3A5C"/>
          </w:tcPr>
          <w:p>
            <w:r>
              <w:rPr>
                <w:b/>
                <w:color w:val="FFFFFF"/>
                <w:sz w:val="20"/>
              </w:rPr>
              <w:t>Fraud Typologies Detected</w:t>
            </w:r>
          </w:p>
        </w:tc>
        <w:tc>
          <w:tcPr>
            <w:tcW w:type="dxa" w:w="2736"/>
            <w:shd w:val="clear" w:color="auto" w:fill="1B3A5C"/>
          </w:tcPr>
          <w:p>
            <w:r>
              <w:rPr>
                <w:b/>
                <w:color w:val="FFFFFF"/>
                <w:sz w:val="20"/>
              </w:rPr>
              <w:t>V4.1 Performance</w:t>
            </w:r>
          </w:p>
        </w:tc>
      </w:tr>
      <w:tr>
        <w:tc>
          <w:tcPr>
            <w:tcW w:type="dxa" w:w="2160"/>
          </w:tcPr>
          <w:p>
            <w:r>
              <w:rPr>
                <w:sz w:val="20"/>
              </w:rPr>
              <w:t>Rules Engine (R001–R010)</w:t>
            </w:r>
          </w:p>
        </w:tc>
        <w:tc>
          <w:tcPr>
            <w:tcW w:type="dxa" w:w="2304"/>
          </w:tcPr>
          <w:p>
            <w:r>
              <w:rPr>
                <w:sz w:val="20"/>
              </w:rPr>
              <w:t>OMB 2 CFR 200 deterministic rules</w:t>
            </w:r>
          </w:p>
        </w:tc>
        <w:tc>
          <w:tcPr>
            <w:tcW w:type="dxa" w:w="3600"/>
          </w:tcPr>
          <w:p>
            <w:r>
              <w:rPr>
                <w:sz w:val="20"/>
              </w:rPr>
              <w:t>Duplicate invoices, debarred vendors, COI, sole-source violations, period overruns, structuring (R009), missing docs (R010)</w:t>
            </w:r>
          </w:p>
        </w:tc>
        <w:tc>
          <w:tcPr>
            <w:tcW w:type="dxa" w:w="2736"/>
          </w:tcPr>
          <w:p>
            <w:r>
              <w:rPr>
                <w:sz w:val="20"/>
              </w:rPr>
              <w:t>Primary engine: ~74% of alerts</w:t>
            </w:r>
          </w:p>
        </w:tc>
      </w:tr>
      <w:tr>
        <w:tc>
          <w:tcPr>
            <w:tcW w:type="dxa" w:w="2160"/>
          </w:tcPr>
          <w:p>
            <w:r>
              <w:rPr>
                <w:sz w:val="20"/>
              </w:rPr>
              <w:t>ML Z-Score Engine</w:t>
            </w:r>
          </w:p>
        </w:tc>
        <w:tc>
          <w:tcPr>
            <w:tcW w:type="dxa" w:w="2304"/>
          </w:tcPr>
          <w:p>
            <w:r>
              <w:rPr>
                <w:sz w:val="20"/>
              </w:rPr>
              <w:t>Statistical Z-score (|Z|&gt;2.5σ)</w:t>
            </w:r>
          </w:p>
        </w:tc>
        <w:tc>
          <w:tcPr>
            <w:tcW w:type="dxa" w:w="3600"/>
          </w:tcPr>
          <w:p>
            <w:r>
              <w:rPr>
                <w:sz w:val="20"/>
              </w:rPr>
              <w:t>Payment structuring, statistical outliers, velocity anomalies</w:t>
            </w:r>
          </w:p>
        </w:tc>
        <w:tc>
          <w:tcPr>
            <w:tcW w:type="dxa" w:w="2736"/>
          </w:tcPr>
          <w:p>
            <w:r>
              <w:rPr>
                <w:sz w:val="20"/>
              </w:rPr>
              <w:t>~14.9% of alerts; sole detector for DS5 and DS6 fraud patterns</w:t>
            </w:r>
          </w:p>
        </w:tc>
      </w:tr>
      <w:tr>
        <w:tc>
          <w:tcPr>
            <w:tcW w:type="dxa" w:w="2160"/>
          </w:tcPr>
          <w:p>
            <w:r>
              <w:rPr>
                <w:sz w:val="20"/>
              </w:rPr>
              <w:t>Graph Analytics</w:t>
            </w:r>
          </w:p>
        </w:tc>
        <w:tc>
          <w:tcPr>
            <w:tcW w:type="dxa" w:w="2304"/>
          </w:tcPr>
          <w:p>
            <w:r>
              <w:rPr>
                <w:sz w:val="20"/>
              </w:rPr>
              <w:t>Entity relationship analysis</w:t>
            </w:r>
          </w:p>
        </w:tc>
        <w:tc>
          <w:tcPr>
            <w:tcW w:type="dxa" w:w="3600"/>
          </w:tcPr>
          <w:p>
            <w:r>
              <w:rPr>
                <w:sz w:val="20"/>
              </w:rPr>
              <w:t>Shell company rings, multi-vendor networks, procurement concentration</w:t>
            </w:r>
          </w:p>
        </w:tc>
        <w:tc>
          <w:tcPr>
            <w:tcW w:type="dxa" w:w="2736"/>
          </w:tcPr>
          <w:p>
            <w:r>
              <w:rPr>
                <w:sz w:val="20"/>
              </w:rPr>
              <w:t>8 unique network patterns detected; MULTI_HOP_NETWORK score 90/100 on DS3</w:t>
            </w:r>
          </w:p>
        </w:tc>
      </w:tr>
    </w:tbl>
    <w:p/>
    <w:p>
      <w:pPr>
        <w:pStyle w:val="Heading1"/>
      </w:pPr>
      <w:r>
        <w:t>Description of the System</w:t>
      </w:r>
    </w:p>
    <w:p>
      <w:r>
        <w:rPr>
          <w:sz w:val="22"/>
        </w:rPr>
        <w:t xml:space="preserve">Muhammad Bilal, FCA | FCCA | CFA, Founder of Quantio Global LLC, independently developed an integrated fraud detection and financial governance platform —  — owned by Quantio Global LLC and deployed as part of the </w:t>
      </w:r>
      <w:del w:id="202" w:author="NIW Review Tracker" w:date="2026-06-15T00:00:00Z">
        <w:r>
          <w:rPr>
            <w:sz w:val="22"/>
          </w:rPr>
          <w:delText>FounderQuantio Platform Suite</w:delText>
        </w:r>
      </w:del>
      <w:ins w:id="203" w:author="NIW Review Tracker" w:date="2026-06-15T00:00:00Z">
        <w:r>
          <w:rPr>
            <w:sz w:val="22"/>
          </w:rPr>
          <w:t>Quantio Global Compliance Suite</w:t>
        </w:r>
      </w:ins>
      <w:r>
        <w:rPr>
          <w:sz w:val="22"/>
        </w:rPr>
        <w:t>, a five-product enterprise platform for federal grant oversight and financial compliance.  applies a three-engine hybrid AI architecture, automated OMB compliance monitoring, and role-based case management to strengthen oversight throughout the full federal grant lifecycle.</w:t>
      </w:r>
      <w:del w:id="212" w:author="NIW Review Tracker" w:date="2026-06-15T00:00:00Z">
        <w:r>
          <w:rPr>
            <w:sz w:val="22"/>
          </w:rPr>
          <w:delText>GOAS V4.1</w:delText>
        </w:r>
      </w:del>
      <w:ins w:id="213" w:author="NIW Review Tracker" w:date="2026-06-15T00:00:00Z">
        <w:r>
          <w:rPr>
            <w:sz w:val="22"/>
          </w:rPr>
          <w:t>FraudGuard™ v4.1</w:t>
        </w:r>
      </w:ins>
      <w:del w:id="210" w:author="NIW Review Tracker" w:date="2026-06-15T00:00:00Z">
        <w:r>
          <w:rPr>
            <w:sz w:val="22"/>
          </w:rPr>
          <w:delText>Grant Oversight and Analytics System (GOAS V4.1)</w:delText>
        </w:r>
      </w:del>
      <w:ins w:id="211" w:author="NIW Review Tracker" w:date="2026-06-15T00:00:00Z">
        <w:r>
          <w:rPr>
            <w:sz w:val="22"/>
          </w:rPr>
          <w:t>FraudGuard™ v4.1 — Grant Fraud Detection System</w:t>
        </w:r>
      </w:ins>
    </w:p>
    <w:p/>
    <w:p>
      <w:r>
        <w:rPr>
          <w:sz w:val="22"/>
        </w:rPr>
        <w:t xml:space="preserve">The </w:t>
      </w:r>
      <w:del w:id="204" w:author="NIW Review Tracker" w:date="2026-06-15T00:00:00Z">
        <w:r>
          <w:rPr>
            <w:sz w:val="22"/>
          </w:rPr>
          <w:delText>FounderQuantio Platform Suite</w:delText>
        </w:r>
      </w:del>
      <w:ins w:id="205" w:author="NIW Review Tracker" w:date="2026-06-15T00:00:00Z">
        <w:r>
          <w:rPr>
            <w:sz w:val="22"/>
          </w:rPr>
          <w:t>Quantio Global Compliance Suite</w:t>
        </w:r>
      </w:ins>
      <w:r>
        <w:rPr>
          <w:sz w:val="22"/>
        </w:rPr>
        <w:t xml:space="preserve"> comprises five integrated products: (1) FraudGuard — the grant fraud detection engine documented in this exhibit; (2) GovGuard — grant lifecycle management and compliance monitoring; (3) ERP — enterprise resource planning for government financial operations; (4)  — operational controls overview and exception management; and (5) Audit Readiness Framework — automated evidence collection and audit preparation. Each product is accessible from a unified, government-styled platform landing page meeting federal web design standards.</w:t>
      </w:r>
      <w:del w:id="214" w:author="NIW Review Tracker" w:date="2026-06-15T00:00:00Z">
        <w:r>
          <w:rPr>
            <w:sz w:val="22"/>
          </w:rPr>
          <w:delText>Controlled Dashboard</w:delText>
        </w:r>
      </w:del>
      <w:ins w:id="215" w:author="NIW Review Tracker" w:date="2026-06-15T00:00:00Z">
        <w:r>
          <w:rPr>
            <w:sz w:val="22"/>
          </w:rPr>
          <w:t>Control Dashboard</w:t>
        </w:r>
      </w:ins>
    </w:p>
    <w:p/>
    <w:p>
      <w:r>
        <w:rPr>
          <w:sz w:val="22"/>
        </w:rPr>
        <w:t xml:space="preserve">The </w:t>
      </w:r>
      <w:del w:id="216" w:author="NIW Review Tracker" w:date="2026-06-15T00:00:00Z">
        <w:r>
          <w:rPr>
            <w:sz w:val="22"/>
          </w:rPr>
          <w:delText>GOAS V4.1</w:delText>
        </w:r>
      </w:del>
      <w:ins w:id="217" w:author="NIW Review Tracker" w:date="2026-06-15T00:00:00Z">
        <w:r>
          <w:rPr>
            <w:sz w:val="22"/>
          </w:rPr>
          <w:t>FraudGuard™ v4.1</w:t>
        </w:r>
      </w:ins>
      <w:r>
        <w:rPr>
          <w:sz w:val="22"/>
        </w:rPr>
        <w:t xml:space="preserve"> architecture integrates: ten OMB-native detection rules (R001–R010); a real-time Z-score ML statistical engine with per-grant baseline modeling; a graph analytics engine for entity relationship fraud detection; a Composite Grant Risk Score (CGRS) aggregator; role-based access control (RBAC) with four defined roles; a case management workflow with structured investigation lifecycle; a payment hold mechanism for CRITICAL-severity transactions; a one-click OIG audit report export; an interactive ROI calculator; and a dark/light mode toggle for accessibility compliance.</w:t>
      </w:r>
    </w:p>
    <w:p/>
    <w:p>
      <w:pPr>
        <w:pStyle w:val="Heading2"/>
      </w:pPr>
      <w:r>
        <w:t>System Capabilities — V4.1</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B3A5C"/>
          </w:tcPr>
          <w:p>
            <w:r>
              <w:rPr>
                <w:b/>
                <w:color w:val="FFFFFF"/>
                <w:sz w:val="20"/>
              </w:rPr>
              <w:t>Capability</w:t>
            </w:r>
          </w:p>
        </w:tc>
        <w:tc>
          <w:tcPr>
            <w:tcW w:type="dxa" w:w="3888"/>
            <w:shd w:val="clear" w:color="auto" w:fill="1B3A5C"/>
          </w:tcPr>
          <w:p>
            <w:r>
              <w:rPr>
                <w:b/>
                <w:color w:val="FFFFFF"/>
                <w:sz w:val="20"/>
              </w:rPr>
              <w:t xml:space="preserve">Implementation in </w:t>
            </w:r>
            <w:del w:id="218" w:author="NIW Review Tracker" w:date="2026-06-15T00:00:00Z">
              <w:r>
                <w:rPr>
                  <w:b/>
                  <w:color w:val="FFFFFF"/>
                  <w:sz w:val="20"/>
                </w:rPr>
                <w:delText>GOAS V4.1</w:delText>
              </w:r>
            </w:del>
            <w:ins w:id="219" w:author="NIW Review Tracker" w:date="2026-06-15T00:00:00Z">
              <w:r>
                <w:rPr>
                  <w:b/>
                  <w:color w:val="FFFFFF"/>
                  <w:sz w:val="20"/>
                </w:rPr>
                <w:t>FraudGuard™ v4.1</w:t>
              </w:r>
            </w:ins>
          </w:p>
        </w:tc>
        <w:tc>
          <w:tcPr>
            <w:tcW w:type="dxa" w:w="4032"/>
            <w:shd w:val="clear" w:color="auto" w:fill="1B3A5C"/>
          </w:tcPr>
          <w:p>
            <w:r>
              <w:rPr>
                <w:b/>
                <w:color w:val="FFFFFF"/>
                <w:sz w:val="20"/>
              </w:rPr>
              <w:t>Governance / NIW Impact</w:t>
            </w:r>
          </w:p>
        </w:tc>
      </w:tr>
      <w:tr>
        <w:tc>
          <w:tcPr>
            <w:tcW w:type="dxa" w:w="2160"/>
          </w:tcPr>
          <w:p>
            <w:r>
              <w:rPr>
                <w:sz w:val="20"/>
              </w:rPr>
              <w:t>10 OMB Compliance Rules</w:t>
            </w:r>
          </w:p>
        </w:tc>
        <w:tc>
          <w:tcPr>
            <w:tcW w:type="dxa" w:w="3888"/>
          </w:tcPr>
          <w:p>
            <w:r>
              <w:rPr>
                <w:sz w:val="20"/>
              </w:rPr>
              <w:t>Rules R001–R010 with specific 2 CFR Part 200 citations and automated corrective action guidance</w:t>
            </w:r>
          </w:p>
        </w:tc>
        <w:tc>
          <w:tcPr>
            <w:tcW w:type="dxa" w:w="4032"/>
          </w:tcPr>
          <w:p>
            <w:r>
              <w:rPr>
                <w:sz w:val="20"/>
              </w:rPr>
              <w:t>Every alert is traceable to a specific federal regulatory provision — audit-ready by design</w:t>
            </w:r>
          </w:p>
        </w:tc>
      </w:tr>
      <w:tr>
        <w:tc>
          <w:tcPr>
            <w:tcW w:type="dxa" w:w="2160"/>
          </w:tcPr>
          <w:p>
            <w:r>
              <w:rPr>
                <w:sz w:val="20"/>
              </w:rPr>
              <w:t>Z-Score ML Engine</w:t>
            </w:r>
          </w:p>
        </w:tc>
        <w:tc>
          <w:tcPr>
            <w:tcW w:type="dxa" w:w="3888"/>
          </w:tcPr>
          <w:p>
            <w:r>
              <w:rPr>
                <w:sz w:val="20"/>
              </w:rPr>
              <w:t>Real-time statistical baseline per grant-category pair; |Z|&gt;2.5σ threshold; ML contributes 35% to CGRS</w:t>
            </w:r>
          </w:p>
        </w:tc>
        <w:tc>
          <w:tcPr>
            <w:tcW w:type="dxa" w:w="4032"/>
          </w:tcPr>
          <w:p>
            <w:r>
              <w:rPr>
                <w:sz w:val="20"/>
              </w:rPr>
              <w:t>Detects structuring and outliers invisible to rule-based systems; QA-validated 100% recall on ML-detectable patterns</w:t>
            </w:r>
          </w:p>
        </w:tc>
      </w:tr>
      <w:tr>
        <w:tc>
          <w:tcPr>
            <w:tcW w:type="dxa" w:w="2160"/>
          </w:tcPr>
          <w:p>
            <w:r>
              <w:rPr>
                <w:sz w:val="20"/>
              </w:rPr>
              <w:t>Graph Analytics</w:t>
            </w:r>
          </w:p>
        </w:tc>
        <w:tc>
          <w:tcPr>
            <w:tcW w:type="dxa" w:w="3888"/>
          </w:tcPr>
          <w:p>
            <w:r>
              <w:rPr>
                <w:sz w:val="20"/>
              </w:rPr>
              <w:t>SHARED_TAX_ID, SHARED_BANK_ROUTING, SHARED_ADDRESS, MULTI_HOP_NETWORK, PROCUREMENT_CONCENTRATION</w:t>
            </w:r>
          </w:p>
        </w:tc>
        <w:tc>
          <w:tcPr>
            <w:tcW w:type="dxa" w:w="4032"/>
          </w:tcPr>
          <w:p>
            <w:r>
              <w:rPr>
                <w:sz w:val="20"/>
              </w:rPr>
              <w:t>Only mechanism capable of detecting organized multi-vendor fraud rings; CRITICAL detection on DS3 shell company ring</w:t>
            </w:r>
          </w:p>
        </w:tc>
      </w:tr>
      <w:tr>
        <w:tc>
          <w:tcPr>
            <w:tcW w:type="dxa" w:w="2160"/>
          </w:tcPr>
          <w:p>
            <w:r>
              <w:rPr>
                <w:sz w:val="20"/>
              </w:rPr>
              <w:t>CGRS Composite Score</w:t>
            </w:r>
          </w:p>
        </w:tc>
        <w:tc>
          <w:tcPr>
            <w:tcW w:type="dxa" w:w="3888"/>
          </w:tcPr>
          <w:p>
            <w:r>
              <w:rPr>
                <w:sz w:val="20"/>
              </w:rPr>
              <w:t>Weighted score: Rules 45%, ML 35%, Graph 20%; tiers CRITICAL/HIGH/MEDIUM/LOW/INFORMATIONAL</w:t>
            </w:r>
          </w:p>
        </w:tc>
        <w:tc>
          <w:tcPr>
            <w:tcW w:type="dxa" w:w="4032"/>
          </w:tcPr>
          <w:p>
            <w:r>
              <w:rPr>
                <w:sz w:val="20"/>
              </w:rPr>
              <w:t>Single actionable risk metric combining all three detection engines; human-interpretable risk stratification</w:t>
            </w:r>
          </w:p>
        </w:tc>
      </w:tr>
      <w:tr>
        <w:tc>
          <w:tcPr>
            <w:tcW w:type="dxa" w:w="2160"/>
          </w:tcPr>
          <w:p>
            <w:r>
              <w:rPr>
                <w:sz w:val="20"/>
              </w:rPr>
              <w:t>AI Explainability Panel</w:t>
            </w:r>
          </w:p>
        </w:tc>
        <w:tc>
          <w:tcPr>
            <w:tcW w:type="dxa" w:w="3888"/>
          </w:tcPr>
          <w:p>
            <w:r>
              <w:rPr>
                <w:sz w:val="20"/>
              </w:rPr>
              <w:t>Score driver bars, plain-English narrative, What-If simulation, corrective action with OMB citation</w:t>
            </w:r>
          </w:p>
        </w:tc>
        <w:tc>
          <w:tcPr>
            <w:tcW w:type="dxa" w:w="4032"/>
          </w:tcPr>
          <w:p>
            <w:r>
              <w:rPr>
                <w:sz w:val="20"/>
              </w:rPr>
              <w:t>Eliminates black-box risk; every flag is transparent, explainable, and actionable by non-technical staff</w:t>
            </w:r>
          </w:p>
        </w:tc>
      </w:tr>
      <w:tr>
        <w:tc>
          <w:tcPr>
            <w:tcW w:type="dxa" w:w="2160"/>
          </w:tcPr>
          <w:p>
            <w:r>
              <w:rPr>
                <w:sz w:val="20"/>
              </w:rPr>
              <w:t>Role-Based Access Control</w:t>
            </w:r>
          </w:p>
        </w:tc>
        <w:tc>
          <w:tcPr>
            <w:tcW w:type="dxa" w:w="3888"/>
          </w:tcPr>
          <w:p>
            <w:r>
              <w:rPr>
                <w:sz w:val="20"/>
              </w:rPr>
              <w:t>4 roles: Admin, Compliance Officer, Investigator, External Auditor — each with defined view and action permissions</w:t>
            </w:r>
          </w:p>
        </w:tc>
        <w:tc>
          <w:tcPr>
            <w:tcW w:type="dxa" w:w="4032"/>
          </w:tcPr>
          <w:p>
            <w:r>
              <w:rPr>
                <w:sz w:val="20"/>
              </w:rPr>
              <w:t>Enforces segregation of duties; external auditor role enables OIG access without exposing operational data</w:t>
            </w:r>
          </w:p>
        </w:tc>
      </w:tr>
      <w:tr>
        <w:tc>
          <w:tcPr>
            <w:tcW w:type="dxa" w:w="2160"/>
          </w:tcPr>
          <w:p>
            <w:r>
              <w:rPr>
                <w:sz w:val="20"/>
              </w:rPr>
              <w:t>Case Management</w:t>
            </w:r>
          </w:p>
        </w:tc>
        <w:tc>
          <w:tcPr>
            <w:tcW w:type="dxa" w:w="3888"/>
          </w:tcPr>
          <w:p>
            <w:r>
              <w:rPr>
                <w:sz w:val="20"/>
              </w:rPr>
              <w:t>Full lifecycle: OPEN → IN_REVIEW → ESCALATED → RESOLVED → CLOSED with investigation notes and evidence bundle</w:t>
            </w:r>
          </w:p>
        </w:tc>
        <w:tc>
          <w:tcPr>
            <w:tcW w:type="dxa" w:w="4032"/>
          </w:tcPr>
          <w:p>
            <w:r>
              <w:rPr>
                <w:sz w:val="20"/>
              </w:rPr>
              <w:t>Structured investigation trail usable as audit evidence in OIG referrals and Single Audit proceedings</w:t>
            </w:r>
          </w:p>
        </w:tc>
      </w:tr>
      <w:tr>
        <w:tc>
          <w:tcPr>
            <w:tcW w:type="dxa" w:w="2160"/>
          </w:tcPr>
          <w:p>
            <w:r>
              <w:rPr>
                <w:sz w:val="20"/>
              </w:rPr>
              <w:t>Payment Hold</w:t>
            </w:r>
          </w:p>
        </w:tc>
        <w:tc>
          <w:tcPr>
            <w:tcW w:type="dxa" w:w="3888"/>
          </w:tcPr>
          <w:p>
            <w:r>
              <w:rPr>
                <w:sz w:val="20"/>
              </w:rPr>
              <w:t>CRITICAL-severity transactions auto-flagged; Compliance Officer can place hold preventing disbursement</w:t>
            </w:r>
          </w:p>
        </w:tc>
        <w:tc>
          <w:tcPr>
            <w:tcW w:type="dxa" w:w="4032"/>
          </w:tcPr>
          <w:p>
            <w:r>
              <w:rPr>
                <w:sz w:val="20"/>
              </w:rPr>
              <w:t>Preventive control — stops fraudulent payments before funds leave the organization</w:t>
            </w:r>
          </w:p>
        </w:tc>
      </w:tr>
      <w:tr>
        <w:tc>
          <w:tcPr>
            <w:tcW w:type="dxa" w:w="2160"/>
          </w:tcPr>
          <w:p>
            <w:r>
              <w:rPr>
                <w:sz w:val="20"/>
              </w:rPr>
              <w:t>OIG Report Export</w:t>
            </w:r>
          </w:p>
        </w:tc>
        <w:tc>
          <w:tcPr>
            <w:tcW w:type="dxa" w:w="3888"/>
          </w:tcPr>
          <w:p>
            <w:r>
              <w:rPr>
                <w:sz w:val="20"/>
              </w:rPr>
              <w:t>One-click HTML report: case summary, transaction details, vendor profile, triggered rules, corrective action, notes</w:t>
            </w:r>
          </w:p>
        </w:tc>
        <w:tc>
          <w:tcPr>
            <w:tcW w:type="dxa" w:w="4032"/>
          </w:tcPr>
          <w:p>
            <w:r>
              <w:rPr>
                <w:sz w:val="20"/>
              </w:rPr>
              <w:t>Audit-ready documentation package reducing post-detection documentation burden by estimated 4–6 hours per case</w:t>
            </w:r>
          </w:p>
        </w:tc>
      </w:tr>
      <w:tr>
        <w:tc>
          <w:tcPr>
            <w:tcW w:type="dxa" w:w="2160"/>
          </w:tcPr>
          <w:p>
            <w:r>
              <w:rPr>
                <w:sz w:val="20"/>
              </w:rPr>
              <w:t>ROI Calculator</w:t>
            </w:r>
          </w:p>
        </w:tc>
        <w:tc>
          <w:tcPr>
            <w:tcW w:type="dxa" w:w="3888"/>
          </w:tcPr>
          <w:p>
            <w:r>
              <w:rPr>
                <w:sz w:val="20"/>
              </w:rPr>
              <w:t>4-variable interactive calculator with real-time result cards: grant volume, finding cost, staff rate, subscription cost</w:t>
            </w:r>
          </w:p>
        </w:tc>
        <w:tc>
          <w:tcPr>
            <w:tcW w:type="dxa" w:w="4032"/>
          </w:tcPr>
          <w:p>
            <w:r>
              <w:rPr>
                <w:sz w:val="20"/>
              </w:rPr>
              <w:t>Quantifies financial return of fraud detection investment — supports budget justification for compliance programs</w:t>
            </w:r>
          </w:p>
        </w:tc>
      </w:tr>
      <w:tr>
        <w:tc>
          <w:tcPr>
            <w:tcW w:type="dxa" w:w="2160"/>
          </w:tcPr>
          <w:p>
            <w:r>
              <w:rPr>
                <w:sz w:val="20"/>
              </w:rPr>
              <w:t>Audit Log</w:t>
            </w:r>
          </w:p>
        </w:tc>
        <w:tc>
          <w:tcPr>
            <w:tcW w:type="dxa" w:w="3888"/>
          </w:tcPr>
          <w:p>
            <w:r>
              <w:rPr>
                <w:sz w:val="20"/>
              </w:rPr>
              <w:t>Every alert, case update, hold, and export timestamped with user ID — immutable audit trail</w:t>
            </w:r>
          </w:p>
        </w:tc>
        <w:tc>
          <w:tcPr>
            <w:tcW w:type="dxa" w:w="4032"/>
          </w:tcPr>
          <w:p>
            <w:r>
              <w:rPr>
                <w:sz w:val="20"/>
              </w:rPr>
              <w:t>Complete chain of custody for all investigation actions — required for OIG referral credibility</w:t>
            </w:r>
          </w:p>
        </w:tc>
      </w:tr>
      <w:tr>
        <w:tc>
          <w:tcPr>
            <w:tcW w:type="dxa" w:w="2160"/>
          </w:tcPr>
          <w:p>
            <w:r>
              <w:rPr>
                <w:sz w:val="20"/>
              </w:rPr>
              <w:t>Dataset Filter (DS1–DS6)</w:t>
            </w:r>
          </w:p>
        </w:tc>
        <w:tc>
          <w:tcPr>
            <w:tcW w:type="dxa" w:w="3888"/>
          </w:tcPr>
          <w:p>
            <w:r>
              <w:rPr>
                <w:sz w:val="20"/>
              </w:rPr>
              <w:t>Interactive dataset selector on Overview dashboard filters all KPIs, charts, and alerts to selected fraud scenario</w:t>
            </w:r>
          </w:p>
        </w:tc>
        <w:tc>
          <w:tcPr>
            <w:tcW w:type="dxa" w:w="4032"/>
          </w:tcPr>
          <w:p>
            <w:r>
              <w:rPr>
                <w:sz w:val="20"/>
              </w:rPr>
              <w:t>Enables scenario-specific compliance review and targeted audit investigation by dataset/program type</w:t>
            </w:r>
          </w:p>
        </w:tc>
      </w:tr>
      <w:tr>
        <w:tc>
          <w:tcPr>
            <w:tcW w:type="dxa" w:w="2160"/>
          </w:tcPr>
          <w:p>
            <w:r>
              <w:rPr>
                <w:sz w:val="20"/>
              </w:rPr>
              <w:t>Dark/Light Mode</w:t>
            </w:r>
          </w:p>
        </w:tc>
        <w:tc>
          <w:tcPr>
            <w:tcW w:type="dxa" w:w="3888"/>
          </w:tcPr>
          <w:p>
            <w:r>
              <w:rPr>
                <w:sz w:val="20"/>
              </w:rPr>
              <w:t>System-wide theme toggle (WCAG-compliant contrast in both modes) accessible from application header</w:t>
            </w:r>
          </w:p>
        </w:tc>
        <w:tc>
          <w:tcPr>
            <w:tcW w:type="dxa" w:w="4032"/>
          </w:tcPr>
          <w:p>
            <w:r>
              <w:rPr>
                <w:sz w:val="20"/>
              </w:rPr>
              <w:t>Accessibility compliance; supports extended-use operational environments in compliance offices</w:t>
            </w:r>
          </w:p>
        </w:tc>
      </w:tr>
      <w:tr>
        <w:tc>
          <w:tcPr>
            <w:tcW w:type="dxa" w:w="2160"/>
          </w:tcPr>
          <w:p>
            <w:r>
              <w:rPr>
                <w:sz w:val="20"/>
              </w:rPr>
              <w:t>Platform Suite Integration</w:t>
            </w:r>
          </w:p>
        </w:tc>
        <w:tc>
          <w:tcPr>
            <w:tcW w:type="dxa" w:w="3888"/>
          </w:tcPr>
          <w:p>
            <w:r>
              <w:rPr>
                <w:sz w:val="20"/>
              </w:rPr>
              <w:t xml:space="preserve">FraudGuard is one of five products within </w:t>
            </w:r>
            <w:del w:id="206" w:author="NIW Review Tracker" w:date="2026-06-15T00:00:00Z">
              <w:r>
                <w:rPr>
                  <w:sz w:val="20"/>
                </w:rPr>
                <w:delText>FounderQuantio Platform Suite</w:delText>
              </w:r>
            </w:del>
            <w:ins w:id="207" w:author="NIW Review Tracker" w:date="2026-06-15T00:00:00Z">
              <w:r>
                <w:rPr>
                  <w:sz w:val="20"/>
                </w:rPr>
                <w:t>Quantio Global Compliance Suite</w:t>
              </w:r>
            </w:ins>
            <w:r>
              <w:rPr>
                <w:sz w:val="20"/>
              </w:rPr>
              <w:t>; unified government-styled landing page</w:t>
            </w:r>
          </w:p>
        </w:tc>
        <w:tc>
          <w:tcPr>
            <w:tcW w:type="dxa" w:w="4032"/>
          </w:tcPr>
          <w:p>
            <w:r>
              <w:rPr>
                <w:sz w:val="20"/>
              </w:rPr>
              <w:t>Demonstrates scalability of petitioner's system beyond single-product scope; platform-level national impact</w:t>
            </w:r>
          </w:p>
        </w:tc>
      </w:tr>
    </w:tbl>
    <w:p/>
    <w:p>
      <w:pPr>
        <w:pStyle w:val="Heading1"/>
      </w:pPr>
      <w:r>
        <w:t>Fraud Detection Across the Grant Lifecycle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val="clear" w:color="auto" w:fill="1B3A5C"/>
          </w:tcPr>
          <w:p>
            <w:r>
              <w:rPr>
                <w:b/>
                <w:color w:val="FFFFFF"/>
                <w:sz w:val="20"/>
              </w:rPr>
              <w:t>Grant Phase</w:t>
            </w:r>
          </w:p>
        </w:tc>
        <w:tc>
          <w:tcPr>
            <w:tcW w:type="dxa" w:w="2592"/>
            <w:shd w:val="clear" w:color="auto" w:fill="1B3A5C"/>
          </w:tcPr>
          <w:p>
            <w:r>
              <w:rPr>
                <w:b/>
                <w:color w:val="FFFFFF"/>
                <w:sz w:val="20"/>
              </w:rPr>
              <w:t>Red Flags Detected</w:t>
            </w:r>
          </w:p>
        </w:tc>
        <w:tc>
          <w:tcPr>
            <w:tcW w:type="dxa" w:w="2448"/>
            <w:shd w:val="clear" w:color="auto" w:fill="1B3A5C"/>
          </w:tcPr>
          <w:p>
            <w:r>
              <w:rPr>
                <w:b/>
                <w:color w:val="FFFFFF"/>
                <w:sz w:val="20"/>
              </w:rPr>
              <w:t>System Component</w:t>
            </w:r>
          </w:p>
        </w:tc>
        <w:tc>
          <w:tcPr>
            <w:tcW w:type="dxa" w:w="2160"/>
            <w:shd w:val="clear" w:color="auto" w:fill="1B3A5C"/>
          </w:tcPr>
          <w:p>
            <w:r>
              <w:rPr>
                <w:b/>
                <w:color w:val="FFFFFF"/>
                <w:sz w:val="20"/>
              </w:rPr>
              <w:t>OMB/Federal Basis</w:t>
            </w:r>
          </w:p>
        </w:tc>
        <w:tc>
          <w:tcPr>
            <w:tcW w:type="dxa" w:w="2304"/>
            <w:shd w:val="clear" w:color="auto" w:fill="1B3A5C"/>
          </w:tcPr>
          <w:p>
            <w:r>
              <w:rPr>
                <w:b/>
                <w:color w:val="FFFFFF"/>
                <w:sz w:val="20"/>
              </w:rPr>
              <w:t>V4.1 Performance</w:t>
            </w:r>
          </w:p>
        </w:tc>
      </w:tr>
      <w:tr>
        <w:tc>
          <w:tcPr>
            <w:tcW w:type="dxa" w:w="1296"/>
          </w:tcPr>
          <w:p>
            <w:r>
              <w:rPr>
                <w:sz w:val="20"/>
              </w:rPr>
              <w:t>Pre-Award</w:t>
            </w:r>
          </w:p>
        </w:tc>
        <w:tc>
          <w:tcPr>
            <w:tcW w:type="dxa" w:w="2592"/>
          </w:tcPr>
          <w:p>
            <w:r>
              <w:rPr>
                <w:sz w:val="20"/>
              </w:rPr>
              <w:t>Duplicate applications, unrealistic budgets, repeated addresses, related-entity networks</w:t>
            </w:r>
          </w:p>
        </w:tc>
        <w:tc>
          <w:tcPr>
            <w:tcW w:type="dxa" w:w="2448"/>
          </w:tcPr>
          <w:p>
            <w:r>
              <w:rPr>
                <w:sz w:val="20"/>
              </w:rPr>
              <w:t>Risk scoring algorithm — Rule-based + Graph analytics</w:t>
            </w:r>
          </w:p>
        </w:tc>
        <w:tc>
          <w:tcPr>
            <w:tcW w:type="dxa" w:w="2160"/>
          </w:tcPr>
          <w:p>
            <w:r>
              <w:rPr>
                <w:sz w:val="20"/>
              </w:rPr>
              <w:t>2 CFR §200.205; PRAC Pre-Award Controls</w:t>
            </w:r>
          </w:p>
        </w:tc>
        <w:tc>
          <w:tcPr>
            <w:tcW w:type="dxa" w:w="2304"/>
          </w:tcPr>
          <w:p>
            <w:r>
              <w:rPr>
                <w:sz w:val="20"/>
              </w:rPr>
              <w:t>R002 (new vendor), R007 (COI), Graph network patterns</w:t>
            </w:r>
          </w:p>
        </w:tc>
      </w:tr>
      <w:tr>
        <w:tc>
          <w:tcPr>
            <w:tcW w:type="dxa" w:w="1296"/>
          </w:tcPr>
          <w:p>
            <w:r>
              <w:rPr>
                <w:sz w:val="20"/>
              </w:rPr>
              <w:t>Award</w:t>
            </w:r>
          </w:p>
        </w:tc>
        <w:tc>
          <w:tcPr>
            <w:tcW w:type="dxa" w:w="2592"/>
          </w:tcPr>
          <w:p>
            <w:r>
              <w:rPr>
                <w:sz w:val="20"/>
              </w:rPr>
              <w:t>Missing compliance documentation, conflicts of interest, incomplete eligibility verification, SAM.gov exclusion</w:t>
            </w:r>
          </w:p>
        </w:tc>
        <w:tc>
          <w:tcPr>
            <w:tcW w:type="dxa" w:w="2448"/>
          </w:tcPr>
          <w:p>
            <w:r>
              <w:rPr>
                <w:sz w:val="20"/>
              </w:rPr>
              <w:t>Automated compliance validation — R006, R007</w:t>
            </w:r>
          </w:p>
        </w:tc>
        <w:tc>
          <w:tcPr>
            <w:tcW w:type="dxa" w:w="2160"/>
          </w:tcPr>
          <w:p>
            <w:r>
              <w:rPr>
                <w:sz w:val="20"/>
              </w:rPr>
              <w:t>2 CFR §200.303; §200.318; §200.213</w:t>
            </w:r>
          </w:p>
        </w:tc>
        <w:tc>
          <w:tcPr>
            <w:tcW w:type="dxa" w:w="2304"/>
          </w:tcPr>
          <w:p>
            <w:r>
              <w:rPr>
                <w:sz w:val="20"/>
              </w:rPr>
              <w:t>CRITICAL debarment alerts on DS3; 100% debarred vendor detection</w:t>
            </w:r>
          </w:p>
        </w:tc>
      </w:tr>
      <w:tr>
        <w:tc>
          <w:tcPr>
            <w:tcW w:type="dxa" w:w="1296"/>
          </w:tcPr>
          <w:p>
            <w:r>
              <w:rPr>
                <w:sz w:val="20"/>
              </w:rPr>
              <w:t>Post-Award</w:t>
            </w:r>
          </w:p>
        </w:tc>
        <w:tc>
          <w:tcPr>
            <w:tcW w:type="dxa" w:w="2592"/>
          </w:tcPr>
          <w:p>
            <w:r>
              <w:rPr>
                <w:sz w:val="20"/>
              </w:rPr>
              <w:t>Duplicate invoices, unusual transaction patterns, vendor anomalies, payment structuring, statistical outliers, missing docs</w:t>
            </w:r>
          </w:p>
        </w:tc>
        <w:tc>
          <w:tcPr>
            <w:tcW w:type="dxa" w:w="2448"/>
          </w:tcPr>
          <w:p>
            <w:r>
              <w:rPr>
                <w:sz w:val="20"/>
              </w:rPr>
              <w:t>ML Z-score + Rules R001–R003, R005, R008–R010 + Graph analytics</w:t>
            </w:r>
          </w:p>
        </w:tc>
        <w:tc>
          <w:tcPr>
            <w:tcW w:type="dxa" w:w="2160"/>
          </w:tcPr>
          <w:p>
            <w:r>
              <w:rPr>
                <w:sz w:val="20"/>
              </w:rPr>
              <w:t>2 CFR §200.302; §200.328; OMB M-21-19</w:t>
            </w:r>
          </w:p>
        </w:tc>
        <w:tc>
          <w:tcPr>
            <w:tcW w:type="dxa" w:w="2304"/>
          </w:tcPr>
          <w:p>
            <w:r>
              <w:rPr>
                <w:sz w:val="20"/>
              </w:rPr>
              <w:t>91.5% overall accuracy; DS5 structuring detected by ML engine (rules score = 0)</w:t>
            </w:r>
          </w:p>
        </w:tc>
      </w:tr>
      <w:tr>
        <w:tc>
          <w:tcPr>
            <w:tcW w:type="dxa" w:w="1296"/>
          </w:tcPr>
          <w:p>
            <w:r>
              <w:rPr>
                <w:sz w:val="20"/>
              </w:rPr>
              <w:t>Closeout</w:t>
            </w:r>
          </w:p>
        </w:tc>
        <w:tc>
          <w:tcPr>
            <w:tcW w:type="dxa" w:w="2592"/>
          </w:tcPr>
          <w:p>
            <w:r>
              <w:rPr>
                <w:sz w:val="20"/>
              </w:rPr>
              <w:t>Unreconciled expenditures, inconsistent financial reporting, improper fund transfers, period overruns</w:t>
            </w:r>
          </w:p>
        </w:tc>
        <w:tc>
          <w:tcPr>
            <w:tcW w:type="dxa" w:w="2448"/>
          </w:tcPr>
          <w:p>
            <w:r>
              <w:rPr>
                <w:sz w:val="20"/>
              </w:rPr>
              <w:t>R008 + Automated reconciliation and compliance matrix dashboard</w:t>
            </w:r>
          </w:p>
        </w:tc>
        <w:tc>
          <w:tcPr>
            <w:tcW w:type="dxa" w:w="2160"/>
          </w:tcPr>
          <w:p>
            <w:r>
              <w:rPr>
                <w:sz w:val="20"/>
              </w:rPr>
              <w:t>2 CFR §200.344; GAO Green Book Principle 17</w:t>
            </w:r>
          </w:p>
        </w:tc>
        <w:tc>
          <w:tcPr>
            <w:tcW w:type="dxa" w:w="2304"/>
          </w:tcPr>
          <w:p>
            <w:r>
              <w:rPr>
                <w:sz w:val="20"/>
              </w:rPr>
              <w:t>R008 period overrun rule; compliance matrix audit readiness score</w:t>
            </w:r>
          </w:p>
        </w:tc>
      </w:tr>
    </w:tbl>
    <w:p/>
    <w:p>
      <w:pPr>
        <w:pStyle w:val="Heading1"/>
      </w:pPr>
      <w:r>
        <w:t>Market Comparison — No Comparable Free Tool Exists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B3A5C"/>
          </w:tcPr>
          <w:p>
            <w:r>
              <w:rPr>
                <w:b/>
                <w:color w:val="FFFFFF"/>
                <w:sz w:val="20"/>
              </w:rPr>
              <w:t>Comparison Factor</w:t>
            </w:r>
          </w:p>
        </w:tc>
        <w:tc>
          <w:tcPr>
            <w:tcW w:type="dxa" w:w="3888"/>
            <w:shd w:val="clear" w:color="auto" w:fill="1B3A5C"/>
          </w:tcPr>
          <w:p>
            <w:r>
              <w:rPr>
                <w:b/>
                <w:color w:val="FFFFFF"/>
                <w:sz w:val="20"/>
              </w:rPr>
              <w:t>Commercial Fraud Detection ($50K–$200K+/yr)</w:t>
            </w:r>
          </w:p>
        </w:tc>
        <w:tc>
          <w:tcPr>
            <w:tcW w:type="dxa" w:w="3888"/>
            <w:shd w:val="clear" w:color="auto" w:fill="1B3A5C"/>
          </w:tcPr>
          <w:p>
            <w:r>
              <w:rPr>
                <w:b/>
                <w:color w:val="FFFFFF"/>
                <w:sz w:val="20"/>
              </w:rPr>
              <w:t xml:space="preserve"> (</w:t>
            </w:r>
            <w:del w:id="208" w:author="NIW Review Tracker" w:date="2026-06-15T00:00:00Z">
              <w:r>
                <w:rPr>
                  <w:b/>
                  <w:color w:val="FFFFFF"/>
                  <w:sz w:val="20"/>
                </w:rPr>
                <w:delText>FounderQuantio Platform Suite</w:delText>
              </w:r>
            </w:del>
            <w:ins w:id="209" w:author="NIW Review Tracker" w:date="2026-06-15T00:00:00Z">
              <w:r>
                <w:rPr>
                  <w:b/>
                  <w:color w:val="FFFFFF"/>
                  <w:sz w:val="20"/>
                </w:rPr>
                <w:t>Quantio Global Compliance Suite</w:t>
              </w:r>
            </w:ins>
            <w:r>
              <w:rPr>
                <w:b/>
                <w:color w:val="FFFFFF"/>
                <w:sz w:val="20"/>
              </w:rPr>
              <w:t>)</w:t>
            </w:r>
            <w:del w:id="220" w:author="NIW Review Tracker" w:date="2026-06-15T00:00:00Z">
              <w:r>
                <w:rPr>
                  <w:b/>
                  <w:color w:val="FFFFFF"/>
                  <w:sz w:val="20"/>
                </w:rPr>
                <w:delText>GOAS V4.1</w:delText>
              </w:r>
            </w:del>
            <w:ins w:id="221" w:author="NIW Review Tracker" w:date="2026-06-15T00:00:00Z">
              <w:r>
                <w:rPr>
                  <w:b/>
                  <w:color w:val="FFFFFF"/>
                  <w:sz w:val="20"/>
                </w:rPr>
                <w:t>FraudGuard™ v4.1</w:t>
              </w:r>
            </w:ins>
          </w:p>
        </w:tc>
      </w:tr>
      <w:tr>
        <w:tc>
          <w:tcPr>
            <w:tcW w:type="dxa" w:w="2592"/>
          </w:tcPr>
          <w:p>
            <w:r>
              <w:rPr>
                <w:sz w:val="20"/>
              </w:rPr>
              <w:t>Cost</w:t>
            </w:r>
          </w:p>
        </w:tc>
        <w:tc>
          <w:tcPr>
            <w:tcW w:type="dxa" w:w="3888"/>
          </w:tcPr>
          <w:p>
            <w:r>
              <w:rPr>
                <w:sz w:val="20"/>
              </w:rPr>
              <w:t>$50,000–$200,000+ annually (NICE Actimize, SAS Fraud, Oracle Financial Services)</w:t>
            </w:r>
          </w:p>
        </w:tc>
        <w:tc>
          <w:tcPr>
            <w:tcW w:type="dxa" w:w="3888"/>
          </w:tcPr>
          <w:p>
            <w:del w:id="222" w:author="NIW Review Tracker" w:date="2026-06-15T00:00:00Z">
              <w:r>
                <w:rPr>
                  <w:sz w:val="20"/>
                </w:rPr>
                <w:delText>Open-source — zero cost to any U.S. grant recipient; MIT license</w:delText>
              </w:r>
            </w:del>
            <w:ins w:id="223" w:author="NIW Review Tracker" w:date="2026-06-15T00:00:00Z">
              <w:r>
                <w:rPr>
                  <w:sz w:val="20"/>
                </w:rPr>
                <w:t>Open-access — zero cost to any U.S. grant recipient; CC-BY 4.0 (Creative Commons Attribution 4.0)</w:t>
              </w:r>
            </w:ins>
          </w:p>
        </w:tc>
      </w:tr>
      <w:tr>
        <w:tc>
          <w:tcPr>
            <w:tcW w:type="dxa" w:w="2592"/>
          </w:tcPr>
          <w:p>
            <w:r>
              <w:rPr>
                <w:sz w:val="20"/>
              </w:rPr>
              <w:t>Grant lifecycle coverage</w:t>
            </w:r>
          </w:p>
        </w:tc>
        <w:tc>
          <w:tcPr>
            <w:tcW w:type="dxa" w:w="3888"/>
          </w:tcPr>
          <w:p>
            <w:r>
              <w:rPr>
                <w:sz w:val="20"/>
              </w:rPr>
              <w:t>Primarily financial transaction monitoring; not designed for grant pre-award risk scoring</w:t>
            </w:r>
          </w:p>
        </w:tc>
        <w:tc>
          <w:tcPr>
            <w:tcW w:type="dxa" w:w="3888"/>
          </w:tcPr>
          <w:p>
            <w:r>
              <w:rPr>
                <w:sz w:val="20"/>
              </w:rPr>
              <w:t>Full lifecycle: pre-award, award, post-award (including structuring detection via R009 + ML), closeout</w:t>
            </w:r>
          </w:p>
        </w:tc>
      </w:tr>
      <w:tr>
        <w:tc>
          <w:tcPr>
            <w:tcW w:type="dxa" w:w="2592"/>
          </w:tcPr>
          <w:p>
            <w:r>
              <w:rPr>
                <w:sz w:val="20"/>
              </w:rPr>
              <w:t>OMB/federal standard alignment</w:t>
            </w:r>
          </w:p>
        </w:tc>
        <w:tc>
          <w:tcPr>
            <w:tcW w:type="dxa" w:w="3888"/>
          </w:tcPr>
          <w:p>
            <w:r>
              <w:rPr>
                <w:sz w:val="20"/>
              </w:rPr>
              <w:t>General financial compliance; not mapped to 2 CFR 200 grant-specific requirements</w:t>
            </w:r>
          </w:p>
        </w:tc>
        <w:tc>
          <w:tcPr>
            <w:tcW w:type="dxa" w:w="3888"/>
          </w:tcPr>
          <w:p>
            <w:r>
              <w:rPr>
                <w:sz w:val="20"/>
              </w:rPr>
              <w:t>Explicitly aligned at clause level: every rule cites a specific 2 CFR Part 200 or 31 U.S.C. provision</w:t>
            </w:r>
          </w:p>
        </w:tc>
      </w:tr>
      <w:tr>
        <w:tc>
          <w:tcPr>
            <w:tcW w:type="dxa" w:w="2592"/>
          </w:tcPr>
          <w:p>
            <w:r>
              <w:rPr>
                <w:sz w:val="20"/>
              </w:rPr>
              <w:t>Target user</w:t>
            </w:r>
          </w:p>
        </w:tc>
        <w:tc>
          <w:tcPr>
            <w:tcW w:type="dxa" w:w="3888"/>
          </w:tcPr>
          <w:p>
            <w:r>
              <w:rPr>
                <w:sz w:val="20"/>
              </w:rPr>
              <w:t>Large financial institutions and government agencies with dedicated fraud teams</w:t>
            </w:r>
          </w:p>
        </w:tc>
        <w:tc>
          <w:tcPr>
            <w:tcW w:type="dxa" w:w="3888"/>
          </w:tcPr>
          <w:p>
            <w:r>
              <w:rPr>
                <w:sz w:val="20"/>
              </w:rPr>
              <w:t>Under-resourced municipalities, tribal governments, small nonprofits with no dedicated fraud staff</w:t>
            </w:r>
          </w:p>
        </w:tc>
      </w:tr>
      <w:tr>
        <w:tc>
          <w:tcPr>
            <w:tcW w:type="dxa" w:w="2592"/>
          </w:tcPr>
          <w:p>
            <w:r>
              <w:rPr>
                <w:sz w:val="20"/>
              </w:rPr>
              <w:t>AI model transparency</w:t>
            </w:r>
          </w:p>
        </w:tc>
        <w:tc>
          <w:tcPr>
            <w:tcW w:type="dxa" w:w="3888"/>
          </w:tcPr>
          <w:p>
            <w:r>
              <w:rPr>
                <w:sz w:val="20"/>
              </w:rPr>
              <w:t>Black-box commercial models; no user access to underlying logic</w:t>
            </w:r>
          </w:p>
        </w:tc>
        <w:tc>
          <w:tcPr>
            <w:tcW w:type="dxa" w:w="3888"/>
          </w:tcPr>
          <w:p>
            <w:r>
              <w:rPr>
                <w:sz w:val="20"/>
              </w:rPr>
              <w:t>Fully transparent: explainability panel shows score drivers, plain-English narrative, What-If simulation</w:t>
            </w:r>
          </w:p>
        </w:tc>
      </w:tr>
      <w:tr>
        <w:tc>
          <w:tcPr>
            <w:tcW w:type="dxa" w:w="2592"/>
          </w:tcPr>
          <w:p>
            <w:r>
              <w:rPr>
                <w:sz w:val="20"/>
              </w:rPr>
              <w:t>Detection engines</w:t>
            </w:r>
          </w:p>
        </w:tc>
        <w:tc>
          <w:tcPr>
            <w:tcW w:type="dxa" w:w="3888"/>
          </w:tcPr>
          <w:p>
            <w:r>
              <w:rPr>
                <w:sz w:val="20"/>
              </w:rPr>
              <w:t>Single-engine or proprietary hybrid (not OMB-aligned)</w:t>
            </w:r>
          </w:p>
        </w:tc>
        <w:tc>
          <w:tcPr>
            <w:tcW w:type="dxa" w:w="3888"/>
          </w:tcPr>
          <w:p>
            <w:r>
              <w:rPr>
                <w:sz w:val="20"/>
              </w:rPr>
              <w:t>Three-engine: OMB Rules (R001–R010) + Z-score ML + Graph Analytics — CGRS composite score</w:t>
            </w:r>
          </w:p>
        </w:tc>
      </w:tr>
      <w:tr>
        <w:tc>
          <w:tcPr>
            <w:tcW w:type="dxa" w:w="2592"/>
          </w:tcPr>
          <w:p>
            <w:r>
              <w:rPr>
                <w:sz w:val="20"/>
              </w:rPr>
              <w:t>Graph analytics</w:t>
            </w:r>
          </w:p>
        </w:tc>
        <w:tc>
          <w:tcPr>
            <w:tcW w:type="dxa" w:w="3888"/>
          </w:tcPr>
          <w:p>
            <w:r>
              <w:rPr>
                <w:sz w:val="20"/>
              </w:rPr>
              <w:t>Not standard in grant-focused tools</w:t>
            </w:r>
          </w:p>
        </w:tc>
        <w:tc>
          <w:tcPr>
            <w:tcW w:type="dxa" w:w="3888"/>
          </w:tcPr>
          <w:p>
            <w:r>
              <w:rPr>
                <w:sz w:val="20"/>
              </w:rPr>
              <w:t>MULTI_HOP_NETWORK detection identifies shell company rings invisible to single-record analysis</w:t>
            </w:r>
          </w:p>
        </w:tc>
      </w:tr>
      <w:tr>
        <w:tc>
          <w:tcPr>
            <w:tcW w:type="dxa" w:w="2592"/>
          </w:tcPr>
          <w:p>
            <w:r>
              <w:rPr>
                <w:sz w:val="20"/>
              </w:rPr>
              <w:t>Structuring detection</w:t>
            </w:r>
          </w:p>
        </w:tc>
        <w:tc>
          <w:tcPr>
            <w:tcW w:type="dxa" w:w="3888"/>
          </w:tcPr>
          <w:p>
            <w:r>
              <w:rPr>
                <w:sz w:val="20"/>
              </w:rPr>
              <w:t>Requires manual investigation referral</w:t>
            </w:r>
          </w:p>
        </w:tc>
        <w:tc>
          <w:tcPr>
            <w:tcW w:type="dxa" w:w="3888"/>
          </w:tcPr>
          <w:p>
            <w:r>
              <w:rPr>
                <w:sz w:val="20"/>
              </w:rPr>
              <w:t>Dual coverage: R009 rules-based check + ML velocity engine — detected DS5 structuring before R009 threshold reached</w:t>
            </w:r>
          </w:p>
        </w:tc>
      </w:tr>
      <w:tr>
        <w:tc>
          <w:tcPr>
            <w:tcW w:type="dxa" w:w="2592"/>
          </w:tcPr>
          <w:p>
            <w:r>
              <w:rPr>
                <w:sz w:val="20"/>
              </w:rPr>
              <w:t>Audit trail</w:t>
            </w:r>
          </w:p>
        </w:tc>
        <w:tc>
          <w:tcPr>
            <w:tcW w:type="dxa" w:w="3888"/>
          </w:tcPr>
          <w:p>
            <w:r>
              <w:rPr>
                <w:sz w:val="20"/>
              </w:rPr>
              <w:t>Varies; often proprietary and non-exportable</w:t>
            </w:r>
          </w:p>
        </w:tc>
        <w:tc>
          <w:tcPr>
            <w:tcW w:type="dxa" w:w="3888"/>
          </w:tcPr>
          <w:p>
            <w:r>
              <w:rPr>
                <w:sz w:val="20"/>
              </w:rPr>
              <w:t>Immutable timestamped log; one-click OIG report export in human-readable HTML</w:t>
            </w:r>
          </w:p>
        </w:tc>
      </w:tr>
      <w:tr>
        <w:tc>
          <w:tcPr>
            <w:tcW w:type="dxa" w:w="2592"/>
          </w:tcPr>
          <w:p>
            <w:r>
              <w:rPr>
                <w:sz w:val="20"/>
              </w:rPr>
              <w:t>Deployment</w:t>
            </w:r>
          </w:p>
        </w:tc>
        <w:tc>
          <w:tcPr>
            <w:tcW w:type="dxa" w:w="3888"/>
          </w:tcPr>
          <w:p>
            <w:r>
              <w:rPr>
                <w:sz w:val="20"/>
              </w:rPr>
              <w:t>Enterprise installation requiring months of configuration</w:t>
            </w:r>
          </w:p>
        </w:tc>
        <w:tc>
          <w:tcPr>
            <w:tcW w:type="dxa" w:w="3888"/>
          </w:tcPr>
          <w:p>
            <w:r>
              <w:rPr>
                <w:sz w:val="20"/>
              </w:rPr>
              <w:t>Browser-deployed (Vercel); operational from CSV upload; under 10 minutes to first alert</w:t>
            </w:r>
          </w:p>
        </w:tc>
      </w:tr>
      <w:tr>
        <w:tc>
          <w:tcPr>
            <w:tcW w:type="dxa" w:w="2592"/>
          </w:tcPr>
          <w:p>
            <w:r>
              <w:rPr>
                <w:sz w:val="20"/>
              </w:rPr>
              <w:t>Platform scope</w:t>
            </w:r>
          </w:p>
        </w:tc>
        <w:tc>
          <w:tcPr>
            <w:tcW w:type="dxa" w:w="3888"/>
          </w:tcPr>
          <w:p>
            <w:r>
              <w:rPr>
                <w:sz w:val="20"/>
              </w:rPr>
              <w:t>Single-function fraud detection</w:t>
            </w:r>
          </w:p>
        </w:tc>
        <w:tc>
          <w:tcPr>
            <w:tcW w:type="dxa" w:w="3888"/>
          </w:tcPr>
          <w:p>
            <w:r>
              <w:rPr>
                <w:sz w:val="20"/>
              </w:rPr>
              <w:t xml:space="preserve">Five-product platform suite: FraudGuard, GovGuard, ERP, </w:t>
            </w:r>
            <w:del w:id="224" w:author="NIW Review Tracker" w:date="2026-06-15T00:00:00Z">
              <w:r>
                <w:rPr>
                  <w:sz w:val="20"/>
                </w:rPr>
                <w:delText>Controlled Dashboard</w:delText>
              </w:r>
            </w:del>
            <w:ins w:id="225" w:author="NIW Review Tracker" w:date="2026-06-15T00:00:00Z">
              <w:r>
                <w:rPr>
                  <w:sz w:val="20"/>
                </w:rPr>
                <w:t>Control Dashboard</w:t>
              </w:r>
            </w:ins>
            <w:r>
              <w:rPr>
                <w:sz w:val="20"/>
              </w:rPr>
              <w:t>, Audit Readiness Framework</w:t>
            </w:r>
          </w:p>
        </w:tc>
      </w:tr>
    </w:tbl>
    <w:p/>
    <w:p>
      <w:pPr>
        <w:pStyle w:val="Heading1"/>
      </w:pPr>
      <w:r>
        <w:t>National Importance — EB-2 NIW Basis</w:t>
      </w:r>
    </w:p>
    <w:p>
      <w:r>
        <w:rPr>
          <w:sz w:val="22"/>
        </w:rPr>
        <w:t xml:space="preserve">The national importance of this system is established by documented federal data: the PRAC FY2023 Improper Payments Report identified $236 billion in federal improper payments in FY2022, with $175 billion attributable to programs that are high-risk or lack adequate oversight mechanisms. The petitioner's </w:t>
      </w:r>
      <w:del w:id="226" w:author="NIW Review Tracker" w:date="2026-06-15T00:00:00Z">
        <w:r>
          <w:rPr>
            <w:sz w:val="22"/>
          </w:rPr>
          <w:delText>Grant Oversight and Analytics System (GOAS V4.1)</w:delText>
        </w:r>
      </w:del>
      <w:ins w:id="227" w:author="NIW Review Tracker" w:date="2026-06-15T00:00:00Z">
        <w:r>
          <w:rPr>
            <w:sz w:val="22"/>
          </w:rPr>
          <w:t>FraudGuard™ v4.1 — Grant Fraud Detection System</w:t>
        </w:r>
      </w:ins>
      <w:r>
        <w:rPr>
          <w:sz w:val="22"/>
        </w:rPr>
        <w:t xml:space="preserve"> directly targets the oversight mechanisms — pre-award risk scoring, post-award anomaly detection, graph-based network fraud detection, and closeout reconciliation — identified by PRAC, OIG, and GAO as the weakest links in the federal grant oversight chain. The system is designed for and freely available to exactly the entities — small municipalities, tribal governments, and nonprofits — that PRAC and GAO have identified as having the highest rate of improper payment vulnerabilities.</w:t>
      </w:r>
    </w:p>
    <w:p/>
    <w:p>
      <w:r>
        <w:rPr>
          <w:sz w:val="22"/>
        </w:rPr>
        <w:t xml:space="preserve">The petitioner's work satisfies all three prongs of the Dhanasar framework for National Interest Waiver eligibility: (1) the proposed endeavor — AI-enabled grant fraud detection — has substantial merit and national importance, as evidenced by $236 billion in documented annual improper payments and explicit federal agency calls for stronger oversight technology; (2) the petitioner is well-positioned to advance this endeavor, </w:t>
      </w:r>
      <w:del w:id="200" w:author="NIW Review Tracker" w:date="2026-06-15T00:00:00Z">
        <w:r>
          <w:rPr>
            <w:sz w:val="22"/>
          </w:rPr>
          <w:delText>having independently designed, implemented, and validated a three-engine detection system achieving 91.5% accuracy and 100% recall; and (3) it would be beneficial to the United States to waive the job offer requirement, as the open-source, freely-distributed nature of the platform maximizes national access without requiring commercial deployment or employer sponsorship.</w:delText>
        </w:r>
      </w:del>
      <w:ins w:id="201" w:author="NIW Review Tracker" w:date="2026-06-15T00:00:00Z">
        <w:r>
          <w:rPr>
            <w:sz w:val="22"/>
          </w:rPr>
          <w:t>having independently designed, implemented, and validated a three-engine detection system achieving 91.5% accuracy and 100% recall; and (3) it would be beneficial to the United States to waive the job offer requirement, as the open-source, freely-distributed nature of the platform maximizes national access without requiring commercial deployment or employer sponsorship. PETITIONER'S SPECIFIC TECHNICAL CONTRIBUTIONS: Muhammad Bilal, FCA | FCCA | CFA, is the sole designer and implementer of FraudGuard™ v4.1. The ten OMB-native detection rules (R001–R010) were personally designed by the Petitioner based on direct operational experience enforcing OMB 2 CFR Part 200 compliance at EMAAR Economic City (15+ subsidiaries, Tadawul-listed, $15B assets) — experience that provided granular familiarity with the exact fraud typologies each rule addresses. The CGRS weighting formula (Rules×0.45 + ML×0.35 + Graph×0.20) reflects the Petitioner's professional judgment, calibrated to the relative evidentiary weight of regulatory rule violations versus statistical anomalies in a federal audit context — judgment derived from 17+ years of directing external and internal audit processes. The graph analytics engine's MULTI_HOP_NETWORK detection logic was designed by the Petitioner to address the coordinated shell company vendor fraud pattern he identified in the PRAC FY2023 report as the single most financially damaging and detection-resistant fraud typology in federal grants. The Z-score baseline modeling parameters (2.5σ threshold, n≥3 minimum, 3% contamination calibrated to FAC empirical data) were set by the Petitioner based on operational experience with anomaly thresholds in multi-entity financial consolidation environments at EMAAR and Red Sea Global. No co-author, institutional sponsor, or third-party developer contributed to the design or implementation of any component of FraudGuard™ v4.1.</w:t>
        </w:r>
      </w:ins>
    </w:p>
    <w:p/>
    <w:p>
      <w:pPr>
        <w:pStyle w:val="ListBullet"/>
      </w:pPr>
      <w:r>
        <w:rPr>
          <w:b/>
          <w:sz w:val="22"/>
        </w:rPr>
        <w:t xml:space="preserve">National Benefit 1: Fraud Detection at Scale. </w:t>
      </w:r>
      <w:r>
        <w:rPr>
          <w:sz w:val="22"/>
        </w:rPr>
        <w:t>Automated anomaly detection enables earlier identification of suspicious patterns across federal grant programs, reducing risk of fraud, waste, and abuse in programs disbursing over $1.8 trillion annually.</w:t>
      </w:r>
    </w:p>
    <w:p>
      <w:pPr>
        <w:pStyle w:val="ListBullet"/>
      </w:pPr>
      <w:r>
        <w:rPr>
          <w:b/>
          <w:sz w:val="22"/>
        </w:rPr>
        <w:t xml:space="preserve">National Benefit 2: Structured Payment Detection. </w:t>
      </w:r>
      <w:r>
        <w:rPr>
          <w:sz w:val="22"/>
        </w:rPr>
        <w:t>ML velocity engine and R009 rule together detect payment structuring schemes that evade all single-engine controls — the most sophisticated and financially damaging fraud typology in federal grant programs, documented in ARPA, HUD, and DOT programs.</w:t>
      </w:r>
    </w:p>
    <w:p>
      <w:pPr>
        <w:pStyle w:val="ListBullet"/>
      </w:pPr>
      <w:r>
        <w:rPr>
          <w:b/>
          <w:sz w:val="22"/>
        </w:rPr>
        <w:t xml:space="preserve">National Benefit 3: Network Fraud Detection. </w:t>
      </w:r>
      <w:r>
        <w:rPr>
          <w:sz w:val="22"/>
        </w:rPr>
        <w:t>Graph analytics identifies organized shell company rings operating across multiple vendor identities — detectable only by a system designed to analyze entity relationships at portfolio level, not available in any free grant-specific tool.</w:t>
      </w:r>
    </w:p>
    <w:p>
      <w:pPr>
        <w:pStyle w:val="ListBullet"/>
      </w:pPr>
      <w:r>
        <w:rPr>
          <w:b/>
          <w:sz w:val="22"/>
        </w:rPr>
        <w:t xml:space="preserve">National Benefit 4: OMB Compliance Automation. </w:t>
      </w:r>
      <w:r>
        <w:rPr>
          <w:sz w:val="22"/>
        </w:rPr>
        <w:t>Integration with OMB 2 CFR 200 at the individual clause level automates compliance verification that currently requires dedicated compliance staff — making federal compliance accessible to small grantees without compliance departments.</w:t>
      </w:r>
    </w:p>
    <w:p>
      <w:pPr>
        <w:pStyle w:val="ListBullet"/>
      </w:pPr>
      <w:r>
        <w:rPr>
          <w:b/>
          <w:sz w:val="22"/>
        </w:rPr>
        <w:t xml:space="preserve">National Benefit 5: Financial Transparency. </w:t>
      </w:r>
      <w:r>
        <w:rPr>
          <w:sz w:val="22"/>
        </w:rPr>
        <w:t>Interactive dashboards, real-time audit logs, and one-click OIG report exports improve accountability in publicly funded programs, directly addressing GAO findings on audit trail deficiencies.</w:t>
      </w:r>
    </w:p>
    <w:p>
      <w:pPr>
        <w:pStyle w:val="ListBullet"/>
      </w:pPr>
      <w:r>
        <w:rPr>
          <w:sz w:val="22"/>
        </w:rPr>
        <w:t xml:space="preserve">National Benefit 6: Open-Access Distribution. Available as a </w:t>
      </w:r>
      <w:del w:id="202" w:author="NIW Review Tracker" w:date="2026-06-15T00:00:00Z">
        <w:r>
          <w:rPr>
            <w:sz w:val="22"/>
          </w:rPr>
          <w:delText>free, open-source, browser-deployed</w:delText>
        </w:r>
      </w:del>
      <w:ins w:id="203" w:author="NIW Review Tracker" w:date="2026-06-15T00:00:00Z">
        <w:r>
          <w:rPr>
            <w:sz w:val="22"/>
          </w:rPr>
          <w:t>free, open-access, browser-deployed</w:t>
        </w:r>
      </w:ins>
      <w:r>
        <w:rPr>
          <w:sz w:val="22"/>
        </w:rPr>
        <w:t xml:space="preserve"> platform — eliminating the $50,000–$200,000 annual cost barrier that prevents under-resourced municipalities, tribal governments, and nonprofits from accessing enterprise-grade fraud detection.</w:t>
      </w:r>
    </w:p>
    <w:p>
      <w:pPr>
        <w:pStyle w:val="ListBullet"/>
      </w:pPr>
      <w:r>
        <w:rPr>
          <w:sz w:val="22"/>
        </w:rPr>
        <w:t xml:space="preserve">National Benefit 7: Platform Scalability. The </w:t>
      </w:r>
      <w:del w:id="210" w:author="NIW Review Tracker" w:date="2026-06-15T00:00:00Z">
        <w:r>
          <w:rPr>
            <w:sz w:val="22"/>
          </w:rPr>
          <w:delText>FounderQuantio Platform Suite</w:delText>
        </w:r>
      </w:del>
      <w:ins w:id="211" w:author="NIW Review Tracker" w:date="2026-06-15T00:00:00Z">
        <w:r>
          <w:rPr>
            <w:sz w:val="22"/>
          </w:rPr>
          <w:t>Quantio Global Compliance Suite</w:t>
        </w:r>
      </w:ins>
      <w:r>
        <w:rPr>
          <w:sz w:val="22"/>
        </w:rPr>
        <w:t xml:space="preserve"> extends the petitioner's contribution beyond fraud detection to grant lifecycle management (GovGuard), enterprise resource planning, operational controls, and audit readiness — creating a comprehensive federal financial governance platform unavailable at no cost to grantee organizations.</w:t>
      </w:r>
    </w:p>
    <w:p/>
    <w:p>
      <w:pPr>
        <w:pStyle w:val="Heading1"/>
      </w:pPr>
      <w:r>
        <w:t>Supporting Sub-Exhibits 27.G1 – 27.G10</w:t>
      </w:r>
    </w:p>
    <w:p>
      <w:r>
        <w:rPr>
          <w:sz w:val="22"/>
        </w:rPr>
        <w:t xml:space="preserve">The following ten sub-exhibits collectively document the technical architecture, detection methodology, risk scoring, data pipeline, control framework, ERP integration, test artifacts, governance model, UI/UX design system, and validation results for </w:t>
      </w:r>
      <w:del w:id="228" w:author="NIW Review Tracker" w:date="2026-06-15T00:00:00Z">
        <w:r>
          <w:rPr>
            <w:sz w:val="22"/>
          </w:rPr>
          <w:delText>GOAS V4.1</w:delText>
        </w:r>
      </w:del>
      <w:ins w:id="229" w:author="NIW Review Tracker" w:date="2026-06-15T00:00:00Z">
        <w:r>
          <w:rPr>
            <w:sz w:val="22"/>
          </w:rPr>
          <w:t>FraudGuard™ v4.1</w:t>
        </w:r>
      </w:ins>
      <w:r>
        <w:rPr>
          <w:sz w:val="22"/>
        </w:rPr>
        <w:t>. Sub-exhibits are numbered as children of Exhibit 27 using the format 12.4.G[n].</w:t>
      </w:r>
    </w:p>
    <w:p/>
    <w:p>
      <w:pPr>
        <w:pStyle w:val="Heading2"/>
      </w:pPr>
      <w:r>
        <w:t>Sub-Exhibit 27.G1 — System Architecture Diagram (Textual)</w:t>
      </w:r>
    </w:p>
    <w:p>
      <w:del w:id="230" w:author="NIW Review Tracker" w:date="2026-06-15T00:00:00Z">
        <w:r>
          <w:rPr>
            <w:b/>
            <w:sz w:val="22"/>
          </w:rPr>
          <w:delText>GOAS V4.1</w:delText>
        </w:r>
      </w:del>
      <w:ins w:id="231" w:author="NIW Review Tracker" w:date="2026-06-15T00:00:00Z">
        <w:r>
          <w:rPr>
            <w:b/>
            <w:sz w:val="22"/>
          </w:rPr>
          <w:t>FraudGuard™ v4.1</w:t>
        </w:r>
      </w:ins>
      <w:r>
        <w:rPr>
          <w:b/>
          <w:sz w:val="22"/>
        </w:rPr>
        <w:t xml:space="preserve"> — Five-Layer System Architecture</w:t>
      </w:r>
    </w:p>
    <w:p/>
    <w:p>
      <w:pPr>
        <w:pStyle w:val="ListBullet"/>
      </w:pPr>
      <w:r>
        <w:rPr>
          <w:b/>
          <w:sz w:val="22"/>
        </w:rPr>
        <w:t xml:space="preserve">Layer 1 — DATA INPUT: </w:t>
      </w:r>
      <w:r>
        <w:rPr>
          <w:sz w:val="22"/>
        </w:rPr>
        <w:t>CSV upload via Onboarding Wizard (3-step); API-connected ERP data feeds; six test datasets (DS1–DS6, 150 transactions, 18 fields each); vendor master registry with SAM.gov status flags.</w:t>
      </w:r>
    </w:p>
    <w:p>
      <w:pPr>
        <w:pStyle w:val="ListBullet"/>
      </w:pPr>
      <w:r>
        <w:rPr>
          <w:b/>
          <w:sz w:val="22"/>
        </w:rPr>
        <w:t>Layer 2 — DETECTION ENGINE LAYER: (a) Rules Engine — 10 OMB rules (R001–R010); (b) ML Z-Score Engine — computeBaselines() per grant-category pair; Z = (amount − μ)/σ; threshold |Z|&gt;2.5σ; (c) Graph Analytics Engine — 5 relationship patterns (SHARED_TAX_ID, SHARED_BANK_ROUTING, SHARED_ADDRESS, MULTI_HOP_NETWORK, PROCUREMENT_CONCENTRATION).</w:t>
      </w:r>
      <w:r>
        <w:rPr>
          <w:sz w:val="22"/>
        </w:rPr>
      </w:r>
    </w:p>
    <w:p>
      <w:pPr>
        <w:pStyle w:val="ListBullet"/>
      </w:pPr>
      <w:r>
        <w:rPr>
          <w:b/>
          <w:sz w:val="22"/>
        </w:rPr>
        <w:t xml:space="preserve">Layer 3 — SCORING AND AGGREGATION: </w:t>
      </w:r>
      <w:r>
        <w:rPr>
          <w:sz w:val="22"/>
        </w:rPr>
        <w:t>CGRS = (Rules×0.45) + (ML×0.35) + (Graph×0.20); risk tier mapping (CRITICAL/HIGH/MEDIUM/LOW/INFORMATIONAL); per-transaction score stored with component breakdown.</w:t>
      </w:r>
    </w:p>
    <w:p>
      <w:pPr>
        <w:pStyle w:val="ListBullet"/>
      </w:pPr>
      <w:r>
        <w:rPr>
          <w:b/>
          <w:sz w:val="22"/>
        </w:rPr>
        <w:t xml:space="preserve">Layer 4 — GOVERNANCE AND WORKFLOW: </w:t>
      </w:r>
      <w:r>
        <w:rPr>
          <w:sz w:val="22"/>
        </w:rPr>
        <w:t>Role-based access control (4 roles); alert queue with OMB citations and corrective actions; case management lifecycle (OPEN → IN_REVIEW → ESCALATED → RESOLVED → CLOSED); payment hold mechanism; immutable audit log (timestamped).</w:t>
      </w:r>
    </w:p>
    <w:p>
      <w:pPr>
        <w:pStyle w:val="ListBullet"/>
      </w:pPr>
      <w:r>
        <w:rPr>
          <w:b/>
          <w:sz w:val="22"/>
        </w:rPr>
        <w:t xml:space="preserve">Layer 5 — REPORTING AND ANALYTICS: </w:t>
      </w:r>
      <w:r>
        <w:rPr>
          <w:sz w:val="22"/>
        </w:rPr>
        <w:t>OIG report export (HTML); compliance matrix (controls, EFFECTIVE/DEFICIENT status); audit log CSV export; ROI calculator (4-variable, real-time result cards); disbursement flow line chart; risk distribution gradient panel; dataset filter (DS1–DS6); dark/light mode (WCAG-compliant).</w:t>
      </w:r>
    </w:p>
    <w:p/>
    <w:p>
      <w:pPr>
        <w:pStyle w:val="Heading2"/>
      </w:pPr>
      <w:r>
        <w:t>Sub-Exhibit 27.G2 — Fraud Detection Model Overview</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1B3A5C"/>
          </w:tcPr>
          <w:p>
            <w:r>
              <w:rPr>
                <w:b/>
                <w:color w:val="FFFFFF"/>
                <w:sz w:val="20"/>
              </w:rPr>
              <w:t>Model Component</w:t>
            </w:r>
          </w:p>
        </w:tc>
        <w:tc>
          <w:tcPr>
            <w:tcW w:type="dxa" w:w="3168"/>
            <w:shd w:val="clear" w:color="auto" w:fill="1B3A5C"/>
          </w:tcPr>
          <w:p>
            <w:r>
              <w:rPr>
                <w:b/>
                <w:color w:val="FFFFFF"/>
                <w:sz w:val="20"/>
              </w:rPr>
              <w:t>Technical Implementation</w:t>
            </w:r>
          </w:p>
        </w:tc>
        <w:tc>
          <w:tcPr>
            <w:tcW w:type="dxa" w:w="2880"/>
            <w:shd w:val="clear" w:color="auto" w:fill="1B3A5C"/>
          </w:tcPr>
          <w:p>
            <w:r>
              <w:rPr>
                <w:b/>
                <w:color w:val="FFFFFF"/>
                <w:sz w:val="20"/>
              </w:rPr>
              <w:t>Calibration</w:t>
            </w:r>
          </w:p>
        </w:tc>
        <w:tc>
          <w:tcPr>
            <w:tcW w:type="dxa" w:w="2880"/>
            <w:shd w:val="clear" w:color="auto" w:fill="1B3A5C"/>
          </w:tcPr>
          <w:p>
            <w:r>
              <w:rPr>
                <w:b/>
                <w:color w:val="FFFFFF"/>
                <w:sz w:val="20"/>
              </w:rPr>
              <w:t>Performance (QA Validated)</w:t>
            </w:r>
          </w:p>
        </w:tc>
      </w:tr>
      <w:tr>
        <w:tc>
          <w:tcPr>
            <w:tcW w:type="dxa" w:w="1872"/>
          </w:tcPr>
          <w:p>
            <w:r>
              <w:rPr>
                <w:sz w:val="20"/>
              </w:rPr>
              <w:t>Rules Engine</w:t>
            </w:r>
          </w:p>
        </w:tc>
        <w:tc>
          <w:tcPr>
            <w:tcW w:type="dxa" w:w="3168"/>
          </w:tcPr>
          <w:p>
            <w:r>
              <w:rPr>
                <w:sz w:val="20"/>
              </w:rPr>
              <w:t>10 deterministic rules (R001–R010); each returns binary flag + severity + points (CRITICAL=40, HIGH=25, MEDIUM=15, LOW=5)</w:t>
            </w:r>
          </w:p>
        </w:tc>
        <w:tc>
          <w:tcPr>
            <w:tcW w:type="dxa" w:w="2880"/>
          </w:tcPr>
          <w:p>
            <w:r>
              <w:rPr>
                <w:sz w:val="20"/>
              </w:rPr>
              <w:t>Rules calibrated to 2 CFR Part 200 provisions and 31 U.S.C. §5324; thresholds set at regulatory boundaries</w:t>
            </w:r>
          </w:p>
        </w:tc>
        <w:tc>
          <w:tcPr>
            <w:tcW w:type="dxa" w:w="2880"/>
          </w:tcPr>
          <w:p>
            <w:r>
              <w:rPr>
                <w:sz w:val="20"/>
              </w:rPr>
              <w:t>~76.6% of all alerts; 100% detection on rule-applicable fraud (DS2, DS3, DS4)</w:t>
            </w:r>
          </w:p>
        </w:tc>
      </w:tr>
      <w:tr>
        <w:tc>
          <w:tcPr>
            <w:tcW w:type="dxa" w:w="1872"/>
          </w:tcPr>
          <w:p>
            <w:r>
              <w:rPr>
                <w:sz w:val="20"/>
              </w:rPr>
              <w:t>Z-Score ML Engine</w:t>
            </w:r>
          </w:p>
        </w:tc>
        <w:tc>
          <w:tcPr>
            <w:tcW w:type="dxa" w:w="3168"/>
          </w:tcPr>
          <w:p>
            <w:r>
              <w:rPr>
                <w:sz w:val="20"/>
              </w:rPr>
              <w:t>computeBaselines() builds μ/σ per grant-category pair (min n=3); Z=(amount−μ)/σ; |Z|&gt;2.5σ triggers ML flag; ML Score = min(100, |Z|×12)</w:t>
            </w:r>
          </w:p>
        </w:tc>
        <w:tc>
          <w:tcPr>
            <w:tcW w:type="dxa" w:w="2880"/>
          </w:tcPr>
          <w:p>
            <w:r>
              <w:rPr>
                <w:sz w:val="20"/>
              </w:rPr>
              <w:t>Threshold 2.5σ calibrated to minimize false positives on clean data (DS1: 0 ML flags)</w:t>
            </w:r>
          </w:p>
        </w:tc>
        <w:tc>
          <w:tcPr>
            <w:tcW w:type="dxa" w:w="2880"/>
          </w:tcPr>
          <w:p>
            <w:r>
              <w:rPr>
                <w:sz w:val="20"/>
              </w:rPr>
              <w:t>~14.9% of alerts; sole detector for DS5 and DS6; 100% precision on DS6 (6/6 outliers correctly flagged)</w:t>
            </w:r>
          </w:p>
        </w:tc>
      </w:tr>
      <w:tr>
        <w:tc>
          <w:tcPr>
            <w:tcW w:type="dxa" w:w="1872"/>
          </w:tcPr>
          <w:p>
            <w:r>
              <w:rPr>
                <w:sz w:val="20"/>
              </w:rPr>
              <w:t>Graph Analytics</w:t>
            </w:r>
          </w:p>
        </w:tc>
        <w:tc>
          <w:tcPr>
            <w:tcW w:type="dxa" w:w="3168"/>
          </w:tcPr>
          <w:p>
            <w:r>
              <w:rPr>
                <w:sz w:val="20"/>
              </w:rPr>
              <w:t>5 relationship patterns with severity scores; MULTI_HOP_NETWORK requires both shared attribute AND same-grant funding; PROCUREMENT_CONCENTRATION at ≥40% single-vendor share</w:t>
            </w:r>
          </w:p>
        </w:tc>
        <w:tc>
          <w:tcPr>
            <w:tcW w:type="dxa" w:w="2880"/>
          </w:tcPr>
          <w:p>
            <w:r>
              <w:rPr>
                <w:sz w:val="20"/>
              </w:rPr>
              <w:t>Pattern thresholds derived from PRAC vendor concentration risk framework</w:t>
            </w:r>
          </w:p>
        </w:tc>
        <w:tc>
          <w:tcPr>
            <w:tcW w:type="dxa" w:w="2880"/>
          </w:tcPr>
          <w:p>
            <w:r>
              <w:rPr>
                <w:sz w:val="20"/>
              </w:rPr>
              <w:t>8 graph patterns detected across DS3 and DS4; DS3 shell ring: CRITICAL MULTI_HOP_NETWORK score 90/100</w:t>
            </w:r>
          </w:p>
        </w:tc>
      </w:tr>
      <w:tr>
        <w:tc>
          <w:tcPr>
            <w:tcW w:type="dxa" w:w="1872"/>
          </w:tcPr>
          <w:p>
            <w:r>
              <w:rPr>
                <w:sz w:val="20"/>
              </w:rPr>
              <w:t>CGRS Aggregator</w:t>
            </w:r>
          </w:p>
        </w:tc>
        <w:tc>
          <w:tcPr>
            <w:tcW w:type="dxa" w:w="3168"/>
          </w:tcPr>
          <w:p>
            <w:r>
              <w:rPr>
                <w:sz w:val="20"/>
              </w:rPr>
              <w:t>Weighted composite: Rules 0.45 + ML 0.35 + Graph 0.20; capped at 100; maps to 5 risk tiers</w:t>
            </w:r>
          </w:p>
        </w:tc>
        <w:tc>
          <w:tcPr>
            <w:tcW w:type="dxa" w:w="2880"/>
          </w:tcPr>
          <w:p>
            <w:r>
              <w:rPr>
                <w:sz w:val="20"/>
              </w:rPr>
              <w:t>Weights reflect regulatory primacy (rules) + analytical depth (ML) + network context (graph)</w:t>
            </w:r>
          </w:p>
        </w:tc>
        <w:tc>
          <w:tcPr>
            <w:tcW w:type="dxa" w:w="2880"/>
          </w:tcPr>
          <w:p>
            <w:r>
              <w:rPr>
                <w:sz w:val="20"/>
              </w:rPr>
              <w:t>Mean CGRS on true positive alerts: 82/100; clean transactions (DS1): 0/100 (no false positives)</w:t>
            </w:r>
          </w:p>
        </w:tc>
      </w:tr>
    </w:tbl>
    <w:p/>
    <w:p>
      <w:pPr>
        <w:pStyle w:val="Heading2"/>
      </w:pPr>
      <w:r>
        <w:t>Sub-Exhibit 27.G3 — Risk Scoring Methodology</w:t>
      </w:r>
    </w:p>
    <w:p>
      <w:r>
        <w:rPr>
          <w:b/>
          <w:sz w:val="22"/>
        </w:rPr>
        <w:t>Formula: CGRS = min(100, (RuleScore × 0.45) + (MLScore × 0.35) + (GraphScore × 0.20))</w:t>
      </w:r>
    </w:p>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1B3A5C"/>
          </w:tcPr>
          <w:p>
            <w:r>
              <w:rPr>
                <w:b/>
                <w:color w:val="FFFFFF"/>
                <w:sz w:val="20"/>
              </w:rPr>
              <w:t>CGRS Range</w:t>
            </w:r>
          </w:p>
        </w:tc>
        <w:tc>
          <w:tcPr>
            <w:tcW w:type="dxa" w:w="1584"/>
            <w:shd w:val="clear" w:color="auto" w:fill="1B3A5C"/>
          </w:tcPr>
          <w:p>
            <w:r>
              <w:rPr>
                <w:b/>
                <w:color w:val="FFFFFF"/>
                <w:sz w:val="20"/>
              </w:rPr>
              <w:t>Risk Tier</w:t>
            </w:r>
          </w:p>
        </w:tc>
        <w:tc>
          <w:tcPr>
            <w:tcW w:type="dxa" w:w="3312"/>
            <w:shd w:val="clear" w:color="auto" w:fill="1B3A5C"/>
          </w:tcPr>
          <w:p>
            <w:r>
              <w:rPr>
                <w:b/>
                <w:color w:val="FFFFFF"/>
                <w:sz w:val="20"/>
              </w:rPr>
              <w:t>System Action</w:t>
            </w:r>
          </w:p>
        </w:tc>
        <w:tc>
          <w:tcPr>
            <w:tcW w:type="dxa" w:w="4608"/>
            <w:shd w:val="clear" w:color="auto" w:fill="1B3A5C"/>
          </w:tcPr>
          <w:p>
            <w:r>
              <w:rPr>
                <w:b/>
                <w:color w:val="FFFFFF"/>
                <w:sz w:val="20"/>
              </w:rPr>
              <w:t>Example from QA Testing</w:t>
            </w:r>
          </w:p>
        </w:tc>
      </w:tr>
      <w:tr>
        <w:tc>
          <w:tcPr>
            <w:tcW w:type="dxa" w:w="1296"/>
          </w:tcPr>
          <w:p>
            <w:r>
              <w:rPr>
                <w:sz w:val="20"/>
              </w:rPr>
              <w:t>70–100</w:t>
            </w:r>
          </w:p>
        </w:tc>
        <w:tc>
          <w:tcPr>
            <w:tcW w:type="dxa" w:w="1584"/>
          </w:tcPr>
          <w:p>
            <w:r>
              <w:rPr>
                <w:sz w:val="20"/>
              </w:rPr>
              <w:t>CRITICAL</w:t>
            </w:r>
          </w:p>
        </w:tc>
        <w:tc>
          <w:tcPr>
            <w:tcW w:type="dxa" w:w="3312"/>
          </w:tcPr>
          <w:p>
            <w:r>
              <w:rPr>
                <w:sz w:val="20"/>
              </w:rPr>
              <w:t>Auto-payment hold flag; CRITICAL alert in queue; CFO escalation notification</w:t>
            </w:r>
          </w:p>
        </w:tc>
        <w:tc>
          <w:tcPr>
            <w:tcW w:type="dxa" w:w="4608"/>
          </w:tcPr>
          <w:p>
            <w:r>
              <w:rPr>
                <w:sz w:val="20"/>
              </w:rPr>
              <w:t>DS3 TXN-3004 (Nevada Network — debarred): CGRS 95; DS3 Ring A (Multi-hop network): CGRS 93</w:t>
            </w:r>
          </w:p>
        </w:tc>
      </w:tr>
      <w:tr>
        <w:tc>
          <w:tcPr>
            <w:tcW w:type="dxa" w:w="1296"/>
          </w:tcPr>
          <w:p>
            <w:r>
              <w:rPr>
                <w:sz w:val="20"/>
              </w:rPr>
              <w:t>50–69</w:t>
            </w:r>
          </w:p>
        </w:tc>
        <w:tc>
          <w:tcPr>
            <w:tcW w:type="dxa" w:w="1584"/>
          </w:tcPr>
          <w:p>
            <w:r>
              <w:rPr>
                <w:sz w:val="20"/>
              </w:rPr>
              <w:t>HIGH</w:t>
            </w:r>
          </w:p>
        </w:tc>
        <w:tc>
          <w:tcPr>
            <w:tcW w:type="dxa" w:w="3312"/>
          </w:tcPr>
          <w:p>
            <w:r>
              <w:rPr>
                <w:sz w:val="20"/>
              </w:rPr>
              <w:t>High-priority alert; case creation recommended; compliance officer review required</w:t>
            </w:r>
          </w:p>
        </w:tc>
        <w:tc>
          <w:tcPr>
            <w:tcW w:type="dxa" w:w="4608"/>
          </w:tcPr>
          <w:p>
            <w:r>
              <w:rPr>
                <w:sz w:val="20"/>
              </w:rPr>
              <w:t>DS2 TXN-2006 (McClellan $302K duplicate): CGRS 78; DS5 Performa structuring: CGRS 72</w:t>
            </w:r>
          </w:p>
        </w:tc>
      </w:tr>
      <w:tr>
        <w:tc>
          <w:tcPr>
            <w:tcW w:type="dxa" w:w="1296"/>
          </w:tcPr>
          <w:p>
            <w:r>
              <w:rPr>
                <w:sz w:val="20"/>
              </w:rPr>
              <w:t>30–49</w:t>
            </w:r>
          </w:p>
        </w:tc>
        <w:tc>
          <w:tcPr>
            <w:tcW w:type="dxa" w:w="1584"/>
          </w:tcPr>
          <w:p>
            <w:r>
              <w:rPr>
                <w:sz w:val="20"/>
              </w:rPr>
              <w:t>MEDIUM</w:t>
            </w:r>
          </w:p>
        </w:tc>
        <w:tc>
          <w:tcPr>
            <w:tcW w:type="dxa" w:w="3312"/>
          </w:tcPr>
          <w:p>
            <w:r>
              <w:rPr>
                <w:sz w:val="20"/>
              </w:rPr>
              <w:t>Medium alert; monitoring queue; documentation review recommended</w:t>
            </w:r>
          </w:p>
        </w:tc>
        <w:tc>
          <w:tcPr>
            <w:tcW w:type="dxa" w:w="4608"/>
          </w:tcPr>
          <w:p>
            <w:r>
              <w:rPr>
                <w:sz w:val="20"/>
              </w:rPr>
              <w:t>DS4 missing approver transactions: CGRS ~30; DS2 fuzzy duplicate (±$500): CGRS 52</w:t>
            </w:r>
          </w:p>
        </w:tc>
      </w:tr>
      <w:tr>
        <w:tc>
          <w:tcPr>
            <w:tcW w:type="dxa" w:w="1296"/>
          </w:tcPr>
          <w:p>
            <w:r>
              <w:rPr>
                <w:sz w:val="20"/>
              </w:rPr>
              <w:t>10–29</w:t>
            </w:r>
          </w:p>
        </w:tc>
        <w:tc>
          <w:tcPr>
            <w:tcW w:type="dxa" w:w="1584"/>
          </w:tcPr>
          <w:p>
            <w:r>
              <w:rPr>
                <w:sz w:val="20"/>
              </w:rPr>
              <w:t>LOW</w:t>
            </w:r>
          </w:p>
        </w:tc>
        <w:tc>
          <w:tcPr>
            <w:tcW w:type="dxa" w:w="3312"/>
          </w:tcPr>
          <w:p>
            <w:r>
              <w:rPr>
                <w:sz w:val="20"/>
              </w:rPr>
              <w:t>Low alert; next review cycle; no immediate action required</w:t>
            </w:r>
          </w:p>
        </w:tc>
        <w:tc>
          <w:tcPr>
            <w:tcW w:type="dxa" w:w="4608"/>
          </w:tcPr>
          <w:p>
            <w:r>
              <w:rPr>
                <w:sz w:val="20"/>
              </w:rPr>
              <w:t>DS3 Sunlight Housing NGO (minor velocity flag): CGRS 18</w:t>
            </w:r>
          </w:p>
        </w:tc>
      </w:tr>
      <w:tr>
        <w:tc>
          <w:tcPr>
            <w:tcW w:type="dxa" w:w="1296"/>
          </w:tcPr>
          <w:p>
            <w:r>
              <w:rPr>
                <w:sz w:val="20"/>
              </w:rPr>
              <w:t>0–9</w:t>
            </w:r>
          </w:p>
        </w:tc>
        <w:tc>
          <w:tcPr>
            <w:tcW w:type="dxa" w:w="1584"/>
          </w:tcPr>
          <w:p>
            <w:r>
              <w:rPr>
                <w:sz w:val="20"/>
              </w:rPr>
              <w:t>INFORMATIONAL</w:t>
            </w:r>
          </w:p>
        </w:tc>
        <w:tc>
          <w:tcPr>
            <w:tcW w:type="dxa" w:w="3312"/>
          </w:tcPr>
          <w:p>
            <w:r>
              <w:rPr>
                <w:sz w:val="20"/>
              </w:rPr>
              <w:t>No alert generated; transaction cleared</w:t>
            </w:r>
          </w:p>
        </w:tc>
        <w:tc>
          <w:tcPr>
            <w:tcW w:type="dxa" w:w="4608"/>
          </w:tcPr>
          <w:p>
            <w:r>
              <w:rPr>
                <w:sz w:val="20"/>
              </w:rPr>
              <w:t>All 25 DS1 clean transactions: CGRS 0</w:t>
            </w:r>
          </w:p>
        </w:tc>
      </w:tr>
    </w:tbl>
    <w:p/>
    <w:p>
      <w:pPr>
        <w:pStyle w:val="Heading2"/>
      </w:pPr>
      <w:r>
        <w:t>Sub-Exhibit 27.G4 — Data Pipeline and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Data Element</w:t>
            </w:r>
          </w:p>
        </w:tc>
        <w:tc>
          <w:tcPr>
            <w:tcW w:type="dxa" w:w="2160"/>
            <w:shd w:val="clear" w:color="auto" w:fill="1B3A5C"/>
          </w:tcPr>
          <w:p>
            <w:r>
              <w:rPr>
                <w:b/>
                <w:color w:val="FFFFFF"/>
                <w:sz w:val="20"/>
              </w:rPr>
              <w:t>Source</w:t>
            </w:r>
          </w:p>
        </w:tc>
        <w:tc>
          <w:tcPr>
            <w:tcW w:type="dxa" w:w="3600"/>
            <w:shd w:val="clear" w:color="auto" w:fill="1B3A5C"/>
          </w:tcPr>
          <w:p>
            <w:r>
              <w:rPr>
                <w:b/>
                <w:color w:val="FFFFFF"/>
                <w:sz w:val="20"/>
              </w:rPr>
              <w:t>Field Mapping</w:t>
            </w:r>
          </w:p>
        </w:tc>
        <w:tc>
          <w:tcPr>
            <w:tcW w:type="dxa" w:w="2880"/>
            <w:shd w:val="clear" w:color="auto" w:fill="1B3A5C"/>
          </w:tcPr>
          <w:p>
            <w:r>
              <w:rPr>
                <w:b/>
                <w:color w:val="FFFFFF"/>
                <w:sz w:val="20"/>
              </w:rPr>
              <w:t>Compliance Relevance</w:t>
            </w:r>
          </w:p>
        </w:tc>
      </w:tr>
      <w:tr>
        <w:tc>
          <w:tcPr>
            <w:tcW w:type="dxa" w:w="2160"/>
          </w:tcPr>
          <w:p>
            <w:r>
              <w:rPr>
                <w:sz w:val="20"/>
              </w:rPr>
              <w:t>Transaction records</w:t>
            </w:r>
          </w:p>
        </w:tc>
        <w:tc>
          <w:tcPr>
            <w:tcW w:type="dxa" w:w="2160"/>
          </w:tcPr>
          <w:p>
            <w:r>
              <w:rPr>
                <w:sz w:val="20"/>
              </w:rPr>
              <w:t>CSV upload / ERP API feed</w:t>
            </w:r>
          </w:p>
        </w:tc>
        <w:tc>
          <w:tcPr>
            <w:tcW w:type="dxa" w:w="3600"/>
          </w:tcPr>
          <w:p>
            <w:r>
              <w:rPr>
                <w:sz w:val="20"/>
              </w:rPr>
              <w:t>Transaction_ID, Grant_ID, Amount, Date, Category, Invoice_Number, Proc_Type, Bid_Doc_Flag</w:t>
            </w:r>
          </w:p>
        </w:tc>
        <w:tc>
          <w:tcPr>
            <w:tcW w:type="dxa" w:w="2880"/>
          </w:tcPr>
          <w:p>
            <w:r>
              <w:rPr>
                <w:sz w:val="20"/>
              </w:rPr>
              <w:t>Core input for all three detection engines</w:t>
            </w:r>
          </w:p>
        </w:tc>
      </w:tr>
      <w:tr>
        <w:tc>
          <w:tcPr>
            <w:tcW w:type="dxa" w:w="2160"/>
          </w:tcPr>
          <w:p>
            <w:r>
              <w:rPr>
                <w:sz w:val="20"/>
              </w:rPr>
              <w:t>Vendor master</w:t>
            </w:r>
          </w:p>
        </w:tc>
        <w:tc>
          <w:tcPr>
            <w:tcW w:type="dxa" w:w="2160"/>
          </w:tcPr>
          <w:p>
            <w:r>
              <w:rPr>
                <w:sz w:val="20"/>
              </w:rPr>
              <w:t>Internal registry + SAM.gov flags</w:t>
            </w:r>
          </w:p>
        </w:tc>
        <w:tc>
          <w:tcPr>
            <w:tcW w:type="dxa" w:w="3600"/>
          </w:tcPr>
          <w:p>
            <w:r>
              <w:rPr>
                <w:sz w:val="20"/>
              </w:rPr>
              <w:t>Vendor_ID, Name, Registration_Date, Tax_ID, Bank_Routing, Address, SAM_Status, Debarment_Flag, COI_Flag</w:t>
            </w:r>
          </w:p>
        </w:tc>
        <w:tc>
          <w:tcPr>
            <w:tcW w:type="dxa" w:w="2880"/>
          </w:tcPr>
          <w:p>
            <w:r>
              <w:rPr>
                <w:sz w:val="20"/>
              </w:rPr>
              <w:t>SAM.gov debarment check (R006); new vendor timing (R002); COI detection (R007)</w:t>
            </w:r>
          </w:p>
        </w:tc>
      </w:tr>
      <w:tr>
        <w:tc>
          <w:tcPr>
            <w:tcW w:type="dxa" w:w="2160"/>
          </w:tcPr>
          <w:p>
            <w:r>
              <w:rPr>
                <w:sz w:val="20"/>
              </w:rPr>
              <w:t>Grant budget master</w:t>
            </w:r>
          </w:p>
        </w:tc>
        <w:tc>
          <w:tcPr>
            <w:tcW w:type="dxa" w:w="2160"/>
          </w:tcPr>
          <w:p>
            <w:r>
              <w:rPr>
                <w:sz w:val="20"/>
              </w:rPr>
              <w:t>Award documents / ERP</w:t>
            </w:r>
          </w:p>
        </w:tc>
        <w:tc>
          <w:tcPr>
            <w:tcW w:type="dxa" w:w="3600"/>
          </w:tcPr>
          <w:p>
            <w:r>
              <w:rPr>
                <w:sz w:val="20"/>
              </w:rPr>
              <w:t>Grant_ID, Budget_Period, Category_Allocations, Grant_End_Date</w:t>
            </w:r>
          </w:p>
        </w:tc>
        <w:tc>
          <w:tcPr>
            <w:tcW w:type="dxa" w:w="2880"/>
          </w:tcPr>
          <w:p>
            <w:r>
              <w:rPr>
                <w:sz w:val="20"/>
              </w:rPr>
              <w:t>Budget availability (R003); period enforcement (R008)</w:t>
            </w:r>
          </w:p>
        </w:tc>
      </w:tr>
      <w:tr>
        <w:tc>
          <w:tcPr>
            <w:tcW w:type="dxa" w:w="2160"/>
          </w:tcPr>
          <w:p>
            <w:r>
              <w:rPr>
                <w:sz w:val="20"/>
              </w:rPr>
              <w:t>Procurement records</w:t>
            </w:r>
          </w:p>
        </w:tc>
        <w:tc>
          <w:tcPr>
            <w:tcW w:type="dxa" w:w="2160"/>
          </w:tcPr>
          <w:p>
            <w:r>
              <w:rPr>
                <w:sz w:val="20"/>
              </w:rPr>
              <w:t>ERP procurement module</w:t>
            </w:r>
          </w:p>
        </w:tc>
        <w:tc>
          <w:tcPr>
            <w:tcW w:type="dxa" w:w="3600"/>
          </w:tcPr>
          <w:p>
            <w:r>
              <w:rPr>
                <w:sz w:val="20"/>
              </w:rPr>
              <w:t>Procurement_Method, Supporting_Document_Flag, Competitive_Bid_Record</w:t>
            </w:r>
          </w:p>
        </w:tc>
        <w:tc>
          <w:tcPr>
            <w:tcW w:type="dxa" w:w="2880"/>
          </w:tcPr>
          <w:p>
            <w:r>
              <w:rPr>
                <w:sz w:val="20"/>
              </w:rPr>
              <w:t>Sole-source detection (R005); missing docs (R010)</w:t>
            </w:r>
          </w:p>
        </w:tc>
      </w:tr>
      <w:tr>
        <w:tc>
          <w:tcPr>
            <w:tcW w:type="dxa" w:w="2160"/>
          </w:tcPr>
          <w:p>
            <w:r>
              <w:rPr>
                <w:sz w:val="20"/>
              </w:rPr>
              <w:t>Entity relationship data</w:t>
            </w:r>
          </w:p>
        </w:tc>
        <w:tc>
          <w:tcPr>
            <w:tcW w:type="dxa" w:w="2160"/>
          </w:tcPr>
          <w:p>
            <w:r>
              <w:rPr>
                <w:sz w:val="20"/>
              </w:rPr>
              <w:t>Related_Vendors field; graph engine</w:t>
            </w:r>
          </w:p>
        </w:tc>
        <w:tc>
          <w:tcPr>
            <w:tcW w:type="dxa" w:w="3600"/>
          </w:tcPr>
          <w:p>
            <w:r>
              <w:rPr>
                <w:sz w:val="20"/>
              </w:rPr>
              <w:t>Shared Tax_ID, Shared_Bank_Routing, Shared_Address, Grant_Funding_Overlap</w:t>
            </w:r>
          </w:p>
        </w:tc>
        <w:tc>
          <w:tcPr>
            <w:tcW w:type="dxa" w:w="2880"/>
          </w:tcPr>
          <w:p>
            <w:r>
              <w:rPr>
                <w:sz w:val="20"/>
              </w:rPr>
              <w:t>Graph analytics — MULTI_HOP_NETWORK detection</w:t>
            </w:r>
          </w:p>
        </w:tc>
      </w:tr>
      <w:tr>
        <w:tc>
          <w:tcPr>
            <w:tcW w:type="dxa" w:w="2160"/>
          </w:tcPr>
          <w:p>
            <w:r>
              <w:rPr>
                <w:sz w:val="20"/>
              </w:rPr>
              <w:t>ML baseline models</w:t>
            </w:r>
          </w:p>
        </w:tc>
        <w:tc>
          <w:tcPr>
            <w:tcW w:type="dxa" w:w="2160"/>
          </w:tcPr>
          <w:p>
            <w:r>
              <w:rPr>
                <w:sz w:val="20"/>
              </w:rPr>
              <w:t>computeBaselines() from transaction history</w:t>
            </w:r>
          </w:p>
        </w:tc>
        <w:tc>
          <w:tcPr>
            <w:tcW w:type="dxa" w:w="3600"/>
          </w:tcPr>
          <w:p>
            <w:r>
              <w:rPr>
                <w:sz w:val="20"/>
              </w:rPr>
              <w:t>Grant_ID + Category → (μ, σ, n)</w:t>
            </w:r>
          </w:p>
        </w:tc>
        <w:tc>
          <w:tcPr>
            <w:tcW w:type="dxa" w:w="2880"/>
          </w:tcPr>
          <w:p>
            <w:r>
              <w:rPr>
                <w:sz w:val="20"/>
              </w:rPr>
              <w:t>Z-score engine; minimum n=3 records for baseline reliability</w:t>
            </w:r>
          </w:p>
        </w:tc>
      </w:tr>
      <w:tr>
        <w:tc>
          <w:tcPr>
            <w:tcW w:type="dxa" w:w="2160"/>
          </w:tcPr>
          <w:p>
            <w:r>
              <w:rPr>
                <w:sz w:val="20"/>
              </w:rPr>
              <w:t>Structuring pattern data</w:t>
            </w:r>
          </w:p>
        </w:tc>
        <w:tc>
          <w:tcPr>
            <w:tcW w:type="dxa" w:w="2160"/>
          </w:tcPr>
          <w:p>
            <w:r>
              <w:rPr>
                <w:sz w:val="20"/>
              </w:rPr>
              <w:t>Transaction velocity analysis (R009 + ML)</w:t>
            </w:r>
          </w:p>
        </w:tc>
        <w:tc>
          <w:tcPr>
            <w:tcW w:type="dxa" w:w="3600"/>
          </w:tcPr>
          <w:p>
            <w:r>
              <w:rPr>
                <w:sz w:val="20"/>
              </w:rPr>
              <w:t>Consecutive payments in $40K–$49,999 range by vendor/grant pair</w:t>
            </w:r>
          </w:p>
        </w:tc>
        <w:tc>
          <w:tcPr>
            <w:tcW w:type="dxa" w:w="2880"/>
          </w:tcPr>
          <w:p>
            <w:r>
              <w:rPr>
                <w:sz w:val="20"/>
              </w:rPr>
              <w:t>R009 threshold-avoidance detection; ML velocity confirmation</w:t>
            </w:r>
          </w:p>
        </w:tc>
      </w:tr>
    </w:tbl>
    <w:p/>
    <w:p>
      <w:pPr>
        <w:pStyle w:val="Heading2"/>
      </w:pPr>
      <w:r>
        <w:t>Sub-Exhibit 27.G5 — Control Framework Mapping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val="clear" w:color="auto" w:fill="1B3A5C"/>
          </w:tcPr>
          <w:p>
            <w:del w:id="200" w:author="NIW Review Tracker" w:date="2026-06-15T00:00:00Z">
              <w:r>
                <w:rPr>
                  <w:b/>
                  <w:color w:val="FFFFFF"/>
                  <w:sz w:val="20"/>
                </w:rPr>
                <w:delText>GOAS Control</w:delText>
              </w:r>
            </w:del>
            <w:ins w:id="201" w:author="NIW Review Tracker" w:date="2026-06-15T00:00:00Z">
              <w:r>
                <w:rPr>
                  <w:b/>
                  <w:color w:val="FFFFFF"/>
                  <w:sz w:val="20"/>
                </w:rPr>
                <w:t>FraudGuard™ Control</w:t>
              </w:r>
            </w:ins>
          </w:p>
        </w:tc>
        <w:tc>
          <w:tcPr>
            <w:tcW w:type="dxa" w:w="1872"/>
            <w:shd w:val="clear" w:color="auto" w:fill="1B3A5C"/>
          </w:tcPr>
          <w:p>
            <w:r>
              <w:rPr>
                <w:b/>
                <w:color w:val="FFFFFF"/>
                <w:sz w:val="20"/>
              </w:rPr>
              <w:t>COSO Component</w:t>
            </w:r>
          </w:p>
        </w:tc>
        <w:tc>
          <w:tcPr>
            <w:tcW w:type="dxa" w:w="1584"/>
            <w:shd w:val="clear" w:color="auto" w:fill="1B3A5C"/>
          </w:tcPr>
          <w:p>
            <w:r>
              <w:rPr>
                <w:b/>
                <w:color w:val="FFFFFF"/>
                <w:sz w:val="20"/>
              </w:rPr>
              <w:t>GAO Green Book Ref.</w:t>
            </w:r>
          </w:p>
        </w:tc>
        <w:tc>
          <w:tcPr>
            <w:tcW w:type="dxa" w:w="1584"/>
            <w:shd w:val="clear" w:color="auto" w:fill="1B3A5C"/>
          </w:tcPr>
          <w:p>
            <w:r>
              <w:rPr>
                <w:b/>
                <w:color w:val="FFFFFF"/>
                <w:sz w:val="20"/>
              </w:rPr>
              <w:t>OMB 2 CFR Part 200</w:t>
            </w:r>
          </w:p>
        </w:tc>
        <w:tc>
          <w:tcPr>
            <w:tcW w:type="dxa" w:w="3744"/>
            <w:shd w:val="clear" w:color="auto" w:fill="1B3A5C"/>
          </w:tcPr>
          <w:p>
            <w:r>
              <w:rPr>
                <w:b/>
                <w:color w:val="FFFFFF"/>
                <w:sz w:val="20"/>
              </w:rPr>
              <w:t>Implementation</w:t>
            </w:r>
          </w:p>
        </w:tc>
      </w:tr>
      <w:tr>
        <w:tc>
          <w:tcPr>
            <w:tcW w:type="dxa" w:w="2016"/>
          </w:tcPr>
          <w:p>
            <w:r>
              <w:rPr>
                <w:sz w:val="20"/>
              </w:rPr>
              <w:t>Duplicate payment prevention</w:t>
            </w:r>
          </w:p>
        </w:tc>
        <w:tc>
          <w:tcPr>
            <w:tcW w:type="dxa" w:w="1872"/>
          </w:tcPr>
          <w:p>
            <w:r>
              <w:rPr>
                <w:sz w:val="20"/>
              </w:rPr>
              <w:t>Control Activities</w:t>
            </w:r>
          </w:p>
        </w:tc>
        <w:tc>
          <w:tcPr>
            <w:tcW w:type="dxa" w:w="1584"/>
          </w:tcPr>
          <w:p>
            <w:r>
              <w:rPr>
                <w:sz w:val="20"/>
              </w:rPr>
              <w:t>OV1.10</w:t>
            </w:r>
          </w:p>
        </w:tc>
        <w:tc>
          <w:tcPr>
            <w:tcW w:type="dxa" w:w="1584"/>
          </w:tcPr>
          <w:p>
            <w:r>
              <w:rPr>
                <w:sz w:val="20"/>
              </w:rPr>
              <w:t>§200.305(b)</w:t>
            </w:r>
          </w:p>
        </w:tc>
        <w:tc>
          <w:tcPr>
            <w:tcW w:type="dxa" w:w="3744"/>
          </w:tcPr>
          <w:p>
            <w:r>
              <w:rPr>
                <w:sz w:val="20"/>
              </w:rPr>
              <w:t>Rule R001 + 3-way invoice match detection</w:t>
            </w:r>
          </w:p>
        </w:tc>
      </w:tr>
      <w:tr>
        <w:tc>
          <w:tcPr>
            <w:tcW w:type="dxa" w:w="2016"/>
          </w:tcPr>
          <w:p>
            <w:r>
              <w:rPr>
                <w:sz w:val="20"/>
              </w:rPr>
              <w:t>New vendor vetting</w:t>
            </w:r>
          </w:p>
        </w:tc>
        <w:tc>
          <w:tcPr>
            <w:tcW w:type="dxa" w:w="1872"/>
          </w:tcPr>
          <w:p>
            <w:r>
              <w:rPr>
                <w:sz w:val="20"/>
              </w:rPr>
              <w:t>Control Activities</w:t>
            </w:r>
          </w:p>
        </w:tc>
        <w:tc>
          <w:tcPr>
            <w:tcW w:type="dxa" w:w="1584"/>
          </w:tcPr>
          <w:p>
            <w:r>
              <w:rPr>
                <w:sz w:val="20"/>
              </w:rPr>
              <w:t>AM2.02</w:t>
            </w:r>
          </w:p>
        </w:tc>
        <w:tc>
          <w:tcPr>
            <w:tcW w:type="dxa" w:w="1584"/>
          </w:tcPr>
          <w:p>
            <w:r>
              <w:rPr>
                <w:sz w:val="20"/>
              </w:rPr>
              <w:t>§200.318</w:t>
            </w:r>
          </w:p>
        </w:tc>
        <w:tc>
          <w:tcPr>
            <w:tcW w:type="dxa" w:w="3744"/>
          </w:tcPr>
          <w:p>
            <w:r>
              <w:rPr>
                <w:sz w:val="20"/>
              </w:rPr>
              <w:t>Rule R002 — 90-day registration threshold</w:t>
            </w:r>
          </w:p>
        </w:tc>
      </w:tr>
      <w:tr>
        <w:tc>
          <w:tcPr>
            <w:tcW w:type="dxa" w:w="2016"/>
          </w:tcPr>
          <w:p>
            <w:r>
              <w:rPr>
                <w:sz w:val="20"/>
              </w:rPr>
              <w:t>Procurement competition</w:t>
            </w:r>
          </w:p>
        </w:tc>
        <w:tc>
          <w:tcPr>
            <w:tcW w:type="dxa" w:w="1872"/>
          </w:tcPr>
          <w:p>
            <w:r>
              <w:rPr>
                <w:sz w:val="20"/>
              </w:rPr>
              <w:t>Control Activities</w:t>
            </w:r>
          </w:p>
        </w:tc>
        <w:tc>
          <w:tcPr>
            <w:tcW w:type="dxa" w:w="1584"/>
          </w:tcPr>
          <w:p>
            <w:r>
              <w:rPr>
                <w:sz w:val="20"/>
              </w:rPr>
              <w:t>AM1.03</w:t>
            </w:r>
          </w:p>
        </w:tc>
        <w:tc>
          <w:tcPr>
            <w:tcW w:type="dxa" w:w="1584"/>
          </w:tcPr>
          <w:p>
            <w:r>
              <w:rPr>
                <w:sz w:val="20"/>
              </w:rPr>
              <w:t>§200.320</w:t>
            </w:r>
          </w:p>
        </w:tc>
        <w:tc>
          <w:tcPr>
            <w:tcW w:type="dxa" w:w="3744"/>
          </w:tcPr>
          <w:p>
            <w:r>
              <w:rPr>
                <w:sz w:val="20"/>
              </w:rPr>
              <w:t>Rule R005 — sole-source &gt;$250K without docs</w:t>
            </w:r>
          </w:p>
        </w:tc>
      </w:tr>
      <w:tr>
        <w:tc>
          <w:tcPr>
            <w:tcW w:type="dxa" w:w="2016"/>
          </w:tcPr>
          <w:p>
            <w:r>
              <w:rPr>
                <w:sz w:val="20"/>
              </w:rPr>
              <w:t>Debarment screening</w:t>
            </w:r>
          </w:p>
        </w:tc>
        <w:tc>
          <w:tcPr>
            <w:tcW w:type="dxa" w:w="1872"/>
          </w:tcPr>
          <w:p>
            <w:r>
              <w:rPr>
                <w:sz w:val="20"/>
              </w:rPr>
              <w:t>Control Environment</w:t>
            </w:r>
          </w:p>
        </w:tc>
        <w:tc>
          <w:tcPr>
            <w:tcW w:type="dxa" w:w="1584"/>
          </w:tcPr>
          <w:p>
            <w:r>
              <w:rPr>
                <w:sz w:val="20"/>
              </w:rPr>
              <w:t>AM2.01</w:t>
            </w:r>
          </w:p>
        </w:tc>
        <w:tc>
          <w:tcPr>
            <w:tcW w:type="dxa" w:w="1584"/>
          </w:tcPr>
          <w:p>
            <w:r>
              <w:rPr>
                <w:sz w:val="20"/>
              </w:rPr>
              <w:t>§200.213</w:t>
            </w:r>
          </w:p>
        </w:tc>
        <w:tc>
          <w:tcPr>
            <w:tcW w:type="dxa" w:w="3744"/>
          </w:tcPr>
          <w:p>
            <w:r>
              <w:rPr>
                <w:sz w:val="20"/>
              </w:rPr>
              <w:t>Rule R006 — SAM.gov exclusion flag</w:t>
            </w:r>
          </w:p>
        </w:tc>
      </w:tr>
      <w:tr>
        <w:tc>
          <w:tcPr>
            <w:tcW w:type="dxa" w:w="2016"/>
          </w:tcPr>
          <w:p>
            <w:r>
              <w:rPr>
                <w:sz w:val="20"/>
              </w:rPr>
              <w:t>Conflict of interest</w:t>
            </w:r>
          </w:p>
        </w:tc>
        <w:tc>
          <w:tcPr>
            <w:tcW w:type="dxa" w:w="1872"/>
          </w:tcPr>
          <w:p>
            <w:r>
              <w:rPr>
                <w:sz w:val="20"/>
              </w:rPr>
              <w:t>Control Environment</w:t>
            </w:r>
          </w:p>
        </w:tc>
        <w:tc>
          <w:tcPr>
            <w:tcW w:type="dxa" w:w="1584"/>
          </w:tcPr>
          <w:p>
            <w:r>
              <w:rPr>
                <w:sz w:val="20"/>
              </w:rPr>
              <w:t>OV2.01</w:t>
            </w:r>
          </w:p>
        </w:tc>
        <w:tc>
          <w:tcPr>
            <w:tcW w:type="dxa" w:w="1584"/>
          </w:tcPr>
          <w:p>
            <w:r>
              <w:rPr>
                <w:sz w:val="20"/>
              </w:rPr>
              <w:t>§200.318(c)</w:t>
            </w:r>
          </w:p>
        </w:tc>
        <w:tc>
          <w:tcPr>
            <w:tcW w:type="dxa" w:w="3744"/>
          </w:tcPr>
          <w:p>
            <w:r>
              <w:rPr>
                <w:sz w:val="20"/>
              </w:rPr>
              <w:t>Rule R007 — beneficial ownership match</w:t>
            </w:r>
          </w:p>
        </w:tc>
      </w:tr>
      <w:tr>
        <w:tc>
          <w:tcPr>
            <w:tcW w:type="dxa" w:w="2016"/>
          </w:tcPr>
          <w:p>
            <w:r>
              <w:rPr>
                <w:sz w:val="20"/>
              </w:rPr>
              <w:t>Period of performance</w:t>
            </w:r>
          </w:p>
        </w:tc>
        <w:tc>
          <w:tcPr>
            <w:tcW w:type="dxa" w:w="1872"/>
          </w:tcPr>
          <w:p>
            <w:r>
              <w:rPr>
                <w:sz w:val="20"/>
              </w:rPr>
              <w:t>Monitoring</w:t>
            </w:r>
          </w:p>
        </w:tc>
        <w:tc>
          <w:tcPr>
            <w:tcW w:type="dxa" w:w="1584"/>
          </w:tcPr>
          <w:p>
            <w:r>
              <w:rPr>
                <w:sz w:val="20"/>
              </w:rPr>
              <w:t>OV1.05</w:t>
            </w:r>
          </w:p>
        </w:tc>
        <w:tc>
          <w:tcPr>
            <w:tcW w:type="dxa" w:w="1584"/>
          </w:tcPr>
          <w:p>
            <w:r>
              <w:rPr>
                <w:sz w:val="20"/>
              </w:rPr>
              <w:t>§200.309</w:t>
            </w:r>
          </w:p>
        </w:tc>
        <w:tc>
          <w:tcPr>
            <w:tcW w:type="dxa" w:w="3744"/>
          </w:tcPr>
          <w:p>
            <w:r>
              <w:rPr>
                <w:sz w:val="20"/>
              </w:rPr>
              <w:t>Rule R008 — post-end-date expenditure</w:t>
            </w:r>
          </w:p>
        </w:tc>
      </w:tr>
      <w:tr>
        <w:tc>
          <w:tcPr>
            <w:tcW w:type="dxa" w:w="2016"/>
          </w:tcPr>
          <w:p>
            <w:r>
              <w:rPr>
                <w:sz w:val="20"/>
              </w:rPr>
              <w:t>Budget variance monitoring</w:t>
            </w:r>
          </w:p>
        </w:tc>
        <w:tc>
          <w:tcPr>
            <w:tcW w:type="dxa" w:w="1872"/>
          </w:tcPr>
          <w:p>
            <w:r>
              <w:rPr>
                <w:sz w:val="20"/>
              </w:rPr>
              <w:t>Monitoring</w:t>
            </w:r>
          </w:p>
        </w:tc>
        <w:tc>
          <w:tcPr>
            <w:tcW w:type="dxa" w:w="1584"/>
          </w:tcPr>
          <w:p>
            <w:r>
              <w:rPr>
                <w:sz w:val="20"/>
              </w:rPr>
              <w:t>OV1.05</w:t>
            </w:r>
          </w:p>
        </w:tc>
        <w:tc>
          <w:tcPr>
            <w:tcW w:type="dxa" w:w="1584"/>
          </w:tcPr>
          <w:p>
            <w:r>
              <w:rPr>
                <w:sz w:val="20"/>
              </w:rPr>
              <w:t>§200.405</w:t>
            </w:r>
          </w:p>
        </w:tc>
        <w:tc>
          <w:tcPr>
            <w:tcW w:type="dxa" w:w="3744"/>
          </w:tcPr>
          <w:p>
            <w:r>
              <w:rPr>
                <w:sz w:val="20"/>
              </w:rPr>
              <w:t>Rule R003 — category overrun &gt;10%</w:t>
            </w:r>
          </w:p>
        </w:tc>
      </w:tr>
      <w:tr>
        <w:tc>
          <w:tcPr>
            <w:tcW w:type="dxa" w:w="1728"/>
          </w:tcPr>
          <w:p>
            <w:r>
              <w:rPr>
                <w:sz w:val="20"/>
              </w:rPr>
              <w:t>Split procurement detection</w:t>
            </w:r>
          </w:p>
        </w:tc>
        <w:tc>
          <w:tcPr>
            <w:tcW w:type="dxa" w:w="1728"/>
          </w:tcPr>
          <w:p>
            <w:r>
              <w:rPr>
                <w:sz w:val="20"/>
              </w:rPr>
              <w:t>Control Activities</w:t>
            </w:r>
          </w:p>
        </w:tc>
        <w:tc>
          <w:tcPr>
            <w:tcW w:type="dxa" w:w="1728"/>
          </w:tcPr>
          <w:p>
            <w:r>
              <w:rPr>
                <w:sz w:val="20"/>
              </w:rPr>
              <w:t>AM1.04</w:t>
            </w:r>
          </w:p>
        </w:tc>
        <w:tc>
          <w:tcPr>
            <w:tcW w:type="dxa" w:w="1728"/>
          </w:tcPr>
          <w:p>
            <w:r>
              <w:rPr>
                <w:sz w:val="20"/>
              </w:rPr>
              <w:t>§200.320(b)</w:t>
            </w:r>
          </w:p>
        </w:tc>
        <w:tc>
          <w:tcPr>
            <w:tcW w:type="dxa" w:w="1728"/>
          </w:tcPr>
          <w:p>
            <w:r>
              <w:rPr>
                <w:sz w:val="20"/>
              </w:rPr>
              <w:t>Rule R004 — non-competitive vendor/grant pairs with combined spend &gt;$250K</w:t>
            </w:r>
          </w:p>
        </w:tc>
      </w:tr>
      <w:tr>
        <w:tc>
          <w:tcPr>
            <w:tcW w:type="dxa" w:w="2016"/>
          </w:tcPr>
          <w:p>
            <w:r>
              <w:rPr>
                <w:sz w:val="20"/>
              </w:rPr>
              <w:t>Payment structuring detection</w:t>
            </w:r>
          </w:p>
        </w:tc>
        <w:tc>
          <w:tcPr>
            <w:tcW w:type="dxa" w:w="1872"/>
          </w:tcPr>
          <w:p>
            <w:r>
              <w:rPr>
                <w:sz w:val="20"/>
              </w:rPr>
              <w:t>Control Activities</w:t>
            </w:r>
          </w:p>
        </w:tc>
        <w:tc>
          <w:tcPr>
            <w:tcW w:type="dxa" w:w="1584"/>
          </w:tcPr>
          <w:p>
            <w:r>
              <w:rPr>
                <w:sz w:val="20"/>
              </w:rPr>
              <w:t>AM1.05</w:t>
            </w:r>
          </w:p>
        </w:tc>
        <w:tc>
          <w:tcPr>
            <w:tcW w:type="dxa" w:w="1584"/>
          </w:tcPr>
          <w:p>
            <w:r>
              <w:rPr>
                <w:sz w:val="20"/>
              </w:rPr>
              <w:t>31 U.S.C. §5324</w:t>
            </w:r>
          </w:p>
        </w:tc>
        <w:tc>
          <w:tcPr>
            <w:tcW w:type="dxa" w:w="3744"/>
          </w:tcPr>
          <w:p>
            <w:r>
              <w:rPr>
                <w:sz w:val="20"/>
              </w:rPr>
              <w:t>Rule R009 — consecutive sub-threshold payments; confirmed by ML velocity engine</w:t>
            </w:r>
          </w:p>
        </w:tc>
      </w:tr>
      <w:tr>
        <w:tc>
          <w:tcPr>
            <w:tcW w:type="dxa" w:w="2016"/>
          </w:tcPr>
          <w:p>
            <w:r>
              <w:rPr>
                <w:sz w:val="20"/>
              </w:rPr>
              <w:t>Documentation completeness</w:t>
            </w:r>
          </w:p>
        </w:tc>
        <w:tc>
          <w:tcPr>
            <w:tcW w:type="dxa" w:w="1872"/>
          </w:tcPr>
          <w:p>
            <w:r>
              <w:rPr>
                <w:sz w:val="20"/>
              </w:rPr>
              <w:t>Control Activities</w:t>
            </w:r>
          </w:p>
        </w:tc>
        <w:tc>
          <w:tcPr>
            <w:tcW w:type="dxa" w:w="1584"/>
          </w:tcPr>
          <w:p>
            <w:r>
              <w:rPr>
                <w:sz w:val="20"/>
              </w:rPr>
              <w:t>AM3.01</w:t>
            </w:r>
          </w:p>
        </w:tc>
        <w:tc>
          <w:tcPr>
            <w:tcW w:type="dxa" w:w="1584"/>
          </w:tcPr>
          <w:p>
            <w:r>
              <w:rPr>
                <w:sz w:val="20"/>
              </w:rPr>
              <w:t>§200.302</w:t>
            </w:r>
          </w:p>
        </w:tc>
        <w:tc>
          <w:tcPr>
            <w:tcW w:type="dxa" w:w="3744"/>
          </w:tcPr>
          <w:p>
            <w:r>
              <w:rPr>
                <w:sz w:val="20"/>
              </w:rPr>
              <w:t>Rule R010 — missing invoice amounts or references</w:t>
            </w:r>
          </w:p>
        </w:tc>
      </w:tr>
      <w:tr>
        <w:tc>
          <w:tcPr>
            <w:tcW w:type="dxa" w:w="2016"/>
          </w:tcPr>
          <w:p>
            <w:r>
              <w:rPr>
                <w:sz w:val="20"/>
              </w:rPr>
              <w:t>Graph network detection</w:t>
            </w:r>
          </w:p>
        </w:tc>
        <w:tc>
          <w:tcPr>
            <w:tcW w:type="dxa" w:w="1872"/>
          </w:tcPr>
          <w:p>
            <w:r>
              <w:rPr>
                <w:sz w:val="20"/>
              </w:rPr>
              <w:t>Control Activities</w:t>
            </w:r>
          </w:p>
        </w:tc>
        <w:tc>
          <w:tcPr>
            <w:tcW w:type="dxa" w:w="1584"/>
          </w:tcPr>
          <w:p>
            <w:r>
              <w:rPr>
                <w:sz w:val="20"/>
              </w:rPr>
              <w:t>AM2.01–AM2.02</w:t>
            </w:r>
          </w:p>
        </w:tc>
        <w:tc>
          <w:tcPr>
            <w:tcW w:type="dxa" w:w="1584"/>
          </w:tcPr>
          <w:p>
            <w:r>
              <w:rPr>
                <w:sz w:val="20"/>
              </w:rPr>
              <w:t>§200.213, §200.318</w:t>
            </w:r>
          </w:p>
        </w:tc>
        <w:tc>
          <w:tcPr>
            <w:tcW w:type="dxa" w:w="3744"/>
          </w:tcPr>
          <w:p>
            <w:r>
              <w:rPr>
                <w:sz w:val="20"/>
              </w:rPr>
              <w:t>Graph engine — MULTI_HOP_NETWORK pattern</w:t>
            </w:r>
          </w:p>
        </w:tc>
      </w:tr>
      <w:tr>
        <w:tc>
          <w:tcPr>
            <w:tcW w:type="dxa" w:w="2016"/>
          </w:tcPr>
          <w:p>
            <w:r>
              <w:rPr>
                <w:sz w:val="20"/>
              </w:rPr>
              <w:t>Statistical anomaly detection</w:t>
            </w:r>
          </w:p>
        </w:tc>
        <w:tc>
          <w:tcPr>
            <w:tcW w:type="dxa" w:w="1872"/>
          </w:tcPr>
          <w:p>
            <w:r>
              <w:rPr>
                <w:sz w:val="20"/>
              </w:rPr>
              <w:t>Monitoring</w:t>
            </w:r>
          </w:p>
        </w:tc>
        <w:tc>
          <w:tcPr>
            <w:tcW w:type="dxa" w:w="1584"/>
          </w:tcPr>
          <w:p>
            <w:r>
              <w:rPr>
                <w:sz w:val="20"/>
              </w:rPr>
              <w:t>OV1.05</w:t>
            </w:r>
          </w:p>
        </w:tc>
        <w:tc>
          <w:tcPr>
            <w:tcW w:type="dxa" w:w="1584"/>
          </w:tcPr>
          <w:p>
            <w:r>
              <w:rPr>
                <w:sz w:val="20"/>
              </w:rPr>
              <w:t>§200.302; §200.328</w:t>
            </w:r>
          </w:p>
        </w:tc>
        <w:tc>
          <w:tcPr>
            <w:tcW w:type="dxa" w:w="3744"/>
          </w:tcPr>
          <w:p>
            <w:r>
              <w:rPr>
                <w:sz w:val="20"/>
              </w:rPr>
              <w:t>ML Z-score engine — |Z|&gt;2.5σ threshold</w:t>
            </w:r>
          </w:p>
        </w:tc>
      </w:tr>
      <w:tr>
        <w:tc>
          <w:tcPr>
            <w:tcW w:type="dxa" w:w="2016"/>
          </w:tcPr>
          <w:p>
            <w:r>
              <w:rPr>
                <w:sz w:val="20"/>
              </w:rPr>
              <w:t>Audit readiness scoring</w:t>
            </w:r>
          </w:p>
        </w:tc>
        <w:tc>
          <w:tcPr>
            <w:tcW w:type="dxa" w:w="1872"/>
          </w:tcPr>
          <w:p>
            <w:r>
              <w:rPr>
                <w:sz w:val="20"/>
              </w:rPr>
              <w:t>Monitoring</w:t>
            </w:r>
          </w:p>
        </w:tc>
        <w:tc>
          <w:tcPr>
            <w:tcW w:type="dxa" w:w="1584"/>
          </w:tcPr>
          <w:p>
            <w:r>
              <w:rPr>
                <w:sz w:val="20"/>
              </w:rPr>
              <w:t>OV4.01</w:t>
            </w:r>
          </w:p>
        </w:tc>
        <w:tc>
          <w:tcPr>
            <w:tcW w:type="dxa" w:w="1584"/>
          </w:tcPr>
          <w:p>
            <w:r>
              <w:rPr>
                <w:sz w:val="20"/>
              </w:rPr>
              <w:t>§200.303</w:t>
            </w:r>
          </w:p>
        </w:tc>
        <w:tc>
          <w:tcPr>
            <w:tcW w:type="dxa" w:w="3744"/>
          </w:tcPr>
          <w:p>
            <w:r>
              <w:rPr>
                <w:sz w:val="20"/>
              </w:rPr>
              <w:t>Compliance matrix — controls, EFFECTIVE/DEFICIENT status</w:t>
            </w:r>
          </w:p>
        </w:tc>
      </w:tr>
    </w:tbl>
    <w:p/>
    <w:p>
      <w:pPr>
        <w:pStyle w:val="Heading2"/>
      </w:pPr>
      <w:r>
        <w:t>Sub-Exhibit 27.G6 — ERP Integration Architecture</w:t>
      </w:r>
    </w:p>
    <w:p>
      <w:del w:id="232" w:author="NIW Review Tracker" w:date="2026-06-15T00:00:00Z">
        <w:r>
          <w:rPr>
            <w:sz w:val="22"/>
          </w:rPr>
          <w:delText>GOAS V4.1</w:delText>
        </w:r>
      </w:del>
      <w:ins w:id="233" w:author="NIW Review Tracker" w:date="2026-06-15T00:00:00Z">
        <w:r>
          <w:rPr>
            <w:sz w:val="22"/>
          </w:rPr>
          <w:t>FraudGuard™ v4.1</w:t>
        </w:r>
      </w:ins>
      <w:r>
        <w:rPr>
          <w:sz w:val="22"/>
        </w:rPr>
        <w:t xml:space="preserve"> is designed for integration with enterprise ERP systems including SAP S/4HANA, Oracle Financials, Microsoft Dynamics 365, QuickBooks, and Sage Intacct. The integration architecture supports two primary modes:</w:t>
      </w:r>
    </w:p>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1B3A5C"/>
          </w:tcPr>
          <w:p>
            <w:r>
              <w:rPr>
                <w:b/>
                <w:color w:val="FFFFFF"/>
                <w:sz w:val="20"/>
              </w:rPr>
              <w:t>Integration Mode</w:t>
            </w:r>
          </w:p>
        </w:tc>
        <w:tc>
          <w:tcPr>
            <w:tcW w:type="dxa" w:w="3168"/>
            <w:shd w:val="clear" w:color="auto" w:fill="1B3A5C"/>
          </w:tcPr>
          <w:p>
            <w:r>
              <w:rPr>
                <w:b/>
                <w:color w:val="FFFFFF"/>
                <w:sz w:val="20"/>
              </w:rPr>
              <w:t>Technical Mechanism</w:t>
            </w:r>
          </w:p>
        </w:tc>
        <w:tc>
          <w:tcPr>
            <w:tcW w:type="dxa" w:w="2592"/>
            <w:shd w:val="clear" w:color="auto" w:fill="1B3A5C"/>
          </w:tcPr>
          <w:p>
            <w:r>
              <w:rPr>
                <w:b/>
                <w:color w:val="FFFFFF"/>
                <w:sz w:val="20"/>
              </w:rPr>
              <w:t>ERP Systems Supported</w:t>
            </w:r>
          </w:p>
        </w:tc>
        <w:tc>
          <w:tcPr>
            <w:tcW w:type="dxa" w:w="3168"/>
            <w:shd w:val="clear" w:color="auto" w:fill="1B3A5C"/>
          </w:tcPr>
          <w:p>
            <w:r>
              <w:rPr>
                <w:b/>
                <w:color w:val="FFFFFF"/>
                <w:sz w:val="20"/>
              </w:rPr>
              <w:t>Data Flow</w:t>
            </w:r>
          </w:p>
        </w:tc>
      </w:tr>
      <w:tr>
        <w:tc>
          <w:tcPr>
            <w:tcW w:type="dxa" w:w="1872"/>
          </w:tcPr>
          <w:p>
            <w:r>
              <w:rPr>
                <w:sz w:val="20"/>
              </w:rPr>
              <w:t>Batch CSV Import</w:t>
            </w:r>
          </w:p>
        </w:tc>
        <w:tc>
          <w:tcPr>
            <w:tcW w:type="dxa" w:w="3168"/>
          </w:tcPr>
          <w:p>
            <w:r>
              <w:rPr>
                <w:sz w:val="20"/>
              </w:rPr>
              <w:t>Onboarding Wizard CSV upload; 18-field standard template</w:t>
            </w:r>
          </w:p>
        </w:tc>
        <w:tc>
          <w:tcPr>
            <w:tcW w:type="dxa" w:w="2592"/>
          </w:tcPr>
          <w:p>
            <w:r>
              <w:rPr>
                <w:sz w:val="20"/>
              </w:rPr>
              <w:t>All ERP systems capable of CSV export (universal)</w:t>
            </w:r>
          </w:p>
        </w:tc>
        <w:tc>
          <w:tcPr>
            <w:tcW w:type="dxa" w:w="3168"/>
          </w:tcPr>
          <w:p>
            <w:r>
              <w:rPr>
                <w:sz w:val="20"/>
              </w:rPr>
              <w:t xml:space="preserve">ERP exports → standardized CSV → </w:t>
            </w:r>
            <w:del w:id="234" w:author="NIW Review Tracker" w:date="2026-06-15T00:00:00Z">
              <w:r>
                <w:rPr>
                  <w:sz w:val="20"/>
                </w:rPr>
                <w:delText>GOAS V4.1</w:delText>
              </w:r>
            </w:del>
            <w:ins w:id="235" w:author="NIW Review Tracker" w:date="2026-06-15T00:00:00Z">
              <w:r>
                <w:rPr>
                  <w:sz w:val="20"/>
                </w:rPr>
                <w:t>FraudGuard™ v4.1</w:t>
              </w:r>
            </w:ins>
            <w:r>
              <w:rPr>
                <w:sz w:val="20"/>
              </w:rPr>
              <w:t xml:space="preserve"> scan → alerts and reports</w:t>
            </w:r>
          </w:p>
        </w:tc>
      </w:tr>
      <w:tr>
        <w:tc>
          <w:tcPr>
            <w:tcW w:type="dxa" w:w="1872"/>
          </w:tcPr>
          <w:p>
            <w:r>
              <w:rPr>
                <w:sz w:val="20"/>
              </w:rPr>
              <w:t>Real-Time API</w:t>
            </w:r>
          </w:p>
        </w:tc>
        <w:tc>
          <w:tcPr>
            <w:tcW w:type="dxa" w:w="3168"/>
          </w:tcPr>
          <w:p>
            <w:r>
              <w:rPr>
                <w:sz w:val="20"/>
              </w:rPr>
              <w:t>REST API endpoint accepting transaction IDoc/JSON; webhook response with CGRS and alert flag</w:t>
            </w:r>
          </w:p>
        </w:tc>
        <w:tc>
          <w:tcPr>
            <w:tcW w:type="dxa" w:w="2592"/>
          </w:tcPr>
          <w:p>
            <w:r>
              <w:rPr>
                <w:sz w:val="20"/>
              </w:rPr>
              <w:t>SAP S/4HANA (IDoc), Oracle (REST), Microsoft Dynamics (OData)</w:t>
            </w:r>
          </w:p>
        </w:tc>
        <w:tc>
          <w:tcPr>
            <w:tcW w:type="dxa" w:w="3168"/>
          </w:tcPr>
          <w:p>
            <w:r>
              <w:rPr>
                <w:sz w:val="20"/>
              </w:rPr>
              <w:t xml:space="preserve">ERP posts transaction → </w:t>
            </w:r>
            <w:del w:id="202" w:author="NIW Review Tracker" w:date="2026-06-15T00:00:00Z">
              <w:r>
                <w:rPr>
                  <w:sz w:val="20"/>
                </w:rPr>
                <w:delText>GOAS API evaluates</w:delText>
              </w:r>
            </w:del>
            <w:ins w:id="203" w:author="NIW Review Tracker" w:date="2026-06-15T00:00:00Z">
              <w:r>
                <w:rPr>
                  <w:sz w:val="20"/>
                </w:rPr>
                <w:t>FraudGuard™ API evaluates</w:t>
              </w:r>
            </w:ins>
            <w:r>
              <w:rPr>
                <w:sz w:val="20"/>
              </w:rPr>
              <w:t xml:space="preserve"> → CGRS returned → if CRITICAL, hold flag sent back to ERP</w:t>
            </w:r>
          </w:p>
        </w:tc>
      </w:tr>
    </w:tbl>
    <w:p/>
    <w:p>
      <w:pPr>
        <w:pStyle w:val="Heading2"/>
      </w:pPr>
      <w:r>
        <w:t>Sub-Exhibit 27.G7 — Test Data Scripts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shd w:val="clear" w:color="auto" w:fill="1B3A5C"/>
          </w:tcPr>
          <w:p>
            <w:r>
              <w:rPr>
                <w:b/>
                <w:color w:val="FFFFFF"/>
                <w:sz w:val="20"/>
              </w:rPr>
              <w:t>Dataset</w:t>
            </w:r>
          </w:p>
        </w:tc>
        <w:tc>
          <w:tcPr>
            <w:tcW w:type="dxa" w:w="1296"/>
            <w:shd w:val="clear" w:color="auto" w:fill="1B3A5C"/>
          </w:tcPr>
          <w:p>
            <w:r>
              <w:rPr>
                <w:b/>
                <w:color w:val="FFFFFF"/>
                <w:sz w:val="20"/>
              </w:rPr>
              <w:t>Transactions</w:t>
            </w:r>
          </w:p>
        </w:tc>
        <w:tc>
          <w:tcPr>
            <w:tcW w:type="dxa" w:w="2592"/>
            <w:shd w:val="clear" w:color="auto" w:fill="1B3A5C"/>
          </w:tcPr>
          <w:p>
            <w:r>
              <w:rPr>
                <w:b/>
                <w:color w:val="FFFFFF"/>
                <w:sz w:val="20"/>
              </w:rPr>
              <w:t>Fraud Scenario</w:t>
            </w:r>
          </w:p>
        </w:tc>
        <w:tc>
          <w:tcPr>
            <w:tcW w:type="dxa" w:w="2160"/>
            <w:shd w:val="clear" w:color="auto" w:fill="1B3A5C"/>
          </w:tcPr>
          <w:p>
            <w:r>
              <w:rPr>
                <w:b/>
                <w:color w:val="FFFFFF"/>
                <w:sz w:val="20"/>
              </w:rPr>
              <w:t>Injected Anomalies</w:t>
            </w:r>
          </w:p>
        </w:tc>
        <w:tc>
          <w:tcPr>
            <w:tcW w:type="dxa" w:w="2160"/>
            <w:shd w:val="clear" w:color="auto" w:fill="1B3A5C"/>
          </w:tcPr>
          <w:p>
            <w:r>
              <w:rPr>
                <w:b/>
                <w:color w:val="FFFFFF"/>
                <w:sz w:val="20"/>
              </w:rPr>
              <w:t>Primary Detection</w:t>
            </w:r>
          </w:p>
        </w:tc>
        <w:tc>
          <w:tcPr>
            <w:tcW w:type="dxa" w:w="2592"/>
            <w:shd w:val="clear" w:color="auto" w:fill="1B3A5C"/>
          </w:tcPr>
          <w:p>
            <w:r>
              <w:rPr>
                <w:b/>
                <w:color w:val="FFFFFF"/>
                <w:sz w:val="20"/>
              </w:rPr>
              <w:t>Key Result</w:t>
            </w:r>
          </w:p>
        </w:tc>
      </w:tr>
      <w:tr>
        <w:tc>
          <w:tcPr>
            <w:tcW w:type="dxa" w:w="720"/>
          </w:tcPr>
          <w:p>
            <w:r>
              <w:rPr>
                <w:sz w:val="20"/>
              </w:rPr>
              <w:t>DS1</w:t>
            </w:r>
          </w:p>
        </w:tc>
        <w:tc>
          <w:tcPr>
            <w:tcW w:type="dxa" w:w="1296"/>
          </w:tcPr>
          <w:p>
            <w:r>
              <w:rPr>
                <w:sz w:val="20"/>
              </w:rPr>
              <w:t>25</w:t>
            </w:r>
          </w:p>
        </w:tc>
        <w:tc>
          <w:tcPr>
            <w:tcW w:type="dxa" w:w="2592"/>
          </w:tcPr>
          <w:p>
            <w:r>
              <w:rPr>
                <w:sz w:val="20"/>
              </w:rPr>
              <w:t>Clean baseline — no fraud</w:t>
            </w:r>
          </w:p>
        </w:tc>
        <w:tc>
          <w:tcPr>
            <w:tcW w:type="dxa" w:w="2160"/>
          </w:tcPr>
          <w:p>
            <w:r>
              <w:rPr>
                <w:sz w:val="20"/>
              </w:rPr>
              <w:t>0</w:t>
            </w:r>
          </w:p>
        </w:tc>
        <w:tc>
          <w:tcPr>
            <w:tcW w:type="dxa" w:w="2160"/>
          </w:tcPr>
          <w:p>
            <w:r>
              <w:rPr>
                <w:sz w:val="20"/>
              </w:rPr>
              <w:t>All engines (zero-alert validation)</w:t>
            </w:r>
          </w:p>
        </w:tc>
        <w:tc>
          <w:tcPr>
            <w:tcW w:type="dxa" w:w="2592"/>
          </w:tcPr>
          <w:p>
            <w:r>
              <w:rPr>
                <w:sz w:val="20"/>
              </w:rPr>
              <w:t>0 alerts; 100% audit readiness; ML baselines established</w:t>
            </w:r>
          </w:p>
        </w:tc>
      </w:tr>
      <w:tr>
        <w:tc>
          <w:tcPr>
            <w:tcW w:type="dxa" w:w="720"/>
          </w:tcPr>
          <w:p>
            <w:r>
              <w:rPr>
                <w:sz w:val="20"/>
              </w:rPr>
              <w:t>DS2</w:t>
            </w:r>
          </w:p>
        </w:tc>
        <w:tc>
          <w:tcPr>
            <w:tcW w:type="dxa" w:w="1296"/>
          </w:tcPr>
          <w:p>
            <w:r>
              <w:rPr>
                <w:sz w:val="20"/>
              </w:rPr>
              <w:t>25</w:t>
            </w:r>
          </w:p>
        </w:tc>
        <w:tc>
          <w:tcPr>
            <w:tcW w:type="dxa" w:w="2592"/>
          </w:tcPr>
          <w:p>
            <w:r>
              <w:rPr>
                <w:sz w:val="20"/>
              </w:rPr>
              <w:t>Duplicate payments — 14 pairs (exact + fuzzy ±$500)</w:t>
            </w:r>
          </w:p>
        </w:tc>
        <w:tc>
          <w:tcPr>
            <w:tcW w:type="dxa" w:w="2160"/>
          </w:tcPr>
          <w:p>
            <w:r>
              <w:rPr>
                <w:sz w:val="20"/>
              </w:rPr>
              <w:t>7 exact + 2 fuzzy duplicate pairs</w:t>
            </w:r>
          </w:p>
        </w:tc>
        <w:tc>
          <w:tcPr>
            <w:tcW w:type="dxa" w:w="2160"/>
          </w:tcPr>
          <w:p>
            <w:r>
              <w:rPr>
                <w:sz w:val="20"/>
              </w:rPr>
              <w:t>Rules R001 + ML velocity</w:t>
            </w:r>
          </w:p>
        </w:tc>
        <w:tc>
          <w:tcPr>
            <w:tcW w:type="dxa" w:w="2592"/>
          </w:tcPr>
          <w:p>
            <w:r>
              <w:rPr>
                <w:sz w:val="20"/>
              </w:rPr>
              <w:t>22 alerts; 90.9% accuracy; $1.26M fraud exposure detected</w:t>
            </w:r>
          </w:p>
        </w:tc>
      </w:tr>
      <w:tr>
        <w:tc>
          <w:tcPr>
            <w:tcW w:type="dxa" w:w="720"/>
          </w:tcPr>
          <w:p>
            <w:r>
              <w:rPr>
                <w:sz w:val="20"/>
              </w:rPr>
              <w:t>DS3</w:t>
            </w:r>
          </w:p>
        </w:tc>
        <w:tc>
          <w:tcPr>
            <w:tcW w:type="dxa" w:w="1296"/>
          </w:tcPr>
          <w:p>
            <w:r>
              <w:rPr>
                <w:sz w:val="20"/>
              </w:rPr>
              <w:t>25</w:t>
            </w:r>
          </w:p>
        </w:tc>
        <w:tc>
          <w:tcPr>
            <w:tcW w:type="dxa" w:w="2592"/>
          </w:tcPr>
          <w:p>
            <w:r>
              <w:rPr>
                <w:sz w:val="20"/>
              </w:rPr>
              <w:t>Vendor fraud network — shell company ring sharing bank account</w:t>
            </w:r>
          </w:p>
        </w:tc>
        <w:tc>
          <w:tcPr>
            <w:tcW w:type="dxa" w:w="2160"/>
          </w:tcPr>
          <w:p>
            <w:r>
              <w:rPr>
                <w:sz w:val="20"/>
              </w:rPr>
              <w:t>3-vendor ring; 1 debarred vendor; COI</w:t>
            </w:r>
          </w:p>
        </w:tc>
        <w:tc>
          <w:tcPr>
            <w:tcW w:type="dxa" w:w="2160"/>
          </w:tcPr>
          <w:p>
            <w:r>
              <w:rPr>
                <w:sz w:val="20"/>
              </w:rPr>
              <w:t>Graph analytics + R002/R006/R007</w:t>
            </w:r>
          </w:p>
        </w:tc>
        <w:tc>
          <w:tcPr>
            <w:tcW w:type="dxa" w:w="2592"/>
          </w:tcPr>
          <w:p>
            <w:r>
              <w:rPr>
                <w:sz w:val="20"/>
              </w:rPr>
              <w:t>31 alerts; 93.5% accuracy; MULTI_HOP_NETWORK CRITICAL; $5.24M exposure</w:t>
            </w:r>
          </w:p>
        </w:tc>
      </w:tr>
      <w:tr>
        <w:tc>
          <w:tcPr>
            <w:tcW w:type="dxa" w:w="720"/>
          </w:tcPr>
          <w:p>
            <w:r>
              <w:rPr>
                <w:sz w:val="20"/>
              </w:rPr>
              <w:t>DS4</w:t>
            </w:r>
          </w:p>
        </w:tc>
        <w:tc>
          <w:tcPr>
            <w:tcW w:type="dxa" w:w="1296"/>
          </w:tcPr>
          <w:p>
            <w:r>
              <w:rPr>
                <w:sz w:val="20"/>
              </w:rPr>
              <w:t>25</w:t>
            </w:r>
          </w:p>
        </w:tc>
        <w:tc>
          <w:tcPr>
            <w:tcW w:type="dxa" w:w="2592"/>
          </w:tcPr>
          <w:p>
            <w:r>
              <w:rPr>
                <w:sz w:val="20"/>
              </w:rPr>
              <w:t>Procurement violations — 14 sole-source contracts &gt;$250K without docs</w:t>
            </w:r>
          </w:p>
        </w:tc>
        <w:tc>
          <w:tcPr>
            <w:tcW w:type="dxa" w:w="2160"/>
          </w:tcPr>
          <w:p>
            <w:r>
              <w:rPr>
                <w:sz w:val="20"/>
              </w:rPr>
              <w:t>14 sole-source violations; 1 vendor at 78% spend concentration</w:t>
            </w:r>
          </w:p>
        </w:tc>
        <w:tc>
          <w:tcPr>
            <w:tcW w:type="dxa" w:w="2160"/>
          </w:tcPr>
          <w:p>
            <w:r>
              <w:rPr>
                <w:sz w:val="20"/>
              </w:rPr>
              <w:t>Rules R005 + Graph concentration</w:t>
            </w:r>
          </w:p>
        </w:tc>
        <w:tc>
          <w:tcPr>
            <w:tcW w:type="dxa" w:w="2592"/>
          </w:tcPr>
          <w:p>
            <w:r>
              <w:rPr>
                <w:sz w:val="20"/>
              </w:rPr>
              <w:t>24 alerts; 91.7% accuracy; audit readiness 38%</w:t>
            </w:r>
          </w:p>
        </w:tc>
      </w:tr>
      <w:tr>
        <w:tc>
          <w:tcPr>
            <w:tcW w:type="dxa" w:w="720"/>
          </w:tcPr>
          <w:p>
            <w:r>
              <w:rPr>
                <w:sz w:val="20"/>
              </w:rPr>
              <w:t>DS5</w:t>
            </w:r>
          </w:p>
        </w:tc>
        <w:tc>
          <w:tcPr>
            <w:tcW w:type="dxa" w:w="1296"/>
          </w:tcPr>
          <w:p>
            <w:r>
              <w:rPr>
                <w:sz w:val="20"/>
              </w:rPr>
              <w:t>25</w:t>
            </w:r>
          </w:p>
        </w:tc>
        <w:tc>
          <w:tcPr>
            <w:tcW w:type="dxa" w:w="2592"/>
          </w:tcPr>
          <w:p>
            <w:r>
              <w:rPr>
                <w:sz w:val="20"/>
              </w:rPr>
              <w:t>Split transactions — payment structuring at sub-$50K threshold</w:t>
            </w:r>
          </w:p>
        </w:tc>
        <w:tc>
          <w:tcPr>
            <w:tcW w:type="dxa" w:w="2160"/>
          </w:tcPr>
          <w:p>
            <w:r>
              <w:rPr>
                <w:sz w:val="20"/>
              </w:rPr>
              <w:t>22 sub-$50K sequential payments from 3 vendors</w:t>
            </w:r>
          </w:p>
        </w:tc>
        <w:tc>
          <w:tcPr>
            <w:tcW w:type="dxa" w:w="2160"/>
          </w:tcPr>
          <w:p>
            <w:r>
              <w:rPr>
                <w:sz w:val="20"/>
              </w:rPr>
              <w:t>ML velocity engine + R009 (rules score = 0 at initial detection)</w:t>
            </w:r>
          </w:p>
        </w:tc>
        <w:tc>
          <w:tcPr>
            <w:tcW w:type="dxa" w:w="2592"/>
          </w:tcPr>
          <w:p>
            <w:r>
              <w:rPr>
                <w:sz w:val="20"/>
              </w:rPr>
              <w:t>11 alerts; 90.9% accuracy; proves ML necessity — rules detect 0 patterns initially</w:t>
            </w:r>
          </w:p>
        </w:tc>
      </w:tr>
      <w:tr>
        <w:tc>
          <w:tcPr>
            <w:tcW w:type="dxa" w:w="720"/>
          </w:tcPr>
          <w:p>
            <w:r>
              <w:rPr>
                <w:sz w:val="20"/>
              </w:rPr>
              <w:t>DS6</w:t>
            </w:r>
          </w:p>
        </w:tc>
        <w:tc>
          <w:tcPr>
            <w:tcW w:type="dxa" w:w="1296"/>
          </w:tcPr>
          <w:p>
            <w:r>
              <w:rPr>
                <w:sz w:val="20"/>
              </w:rPr>
              <w:t>25</w:t>
            </w:r>
          </w:p>
        </w:tc>
        <w:tc>
          <w:tcPr>
            <w:tcW w:type="dxa" w:w="2592"/>
          </w:tcPr>
          <w:p>
            <w:r>
              <w:rPr>
                <w:sz w:val="20"/>
              </w:rPr>
              <w:t>ML anomalies — Z-scores 9.7–18.8σ + 9 missing documentation instances</w:t>
            </w:r>
          </w:p>
        </w:tc>
        <w:tc>
          <w:tcPr>
            <w:tcW w:type="dxa" w:w="2160"/>
          </w:tcPr>
          <w:p>
            <w:r>
              <w:rPr>
                <w:sz w:val="20"/>
              </w:rPr>
              <w:t>6 statistical outliers (Z&gt;9.7σ); 9 blank invoice amounts</w:t>
            </w:r>
          </w:p>
        </w:tc>
        <w:tc>
          <w:tcPr>
            <w:tcW w:type="dxa" w:w="2160"/>
          </w:tcPr>
          <w:p>
            <w:r>
              <w:rPr>
                <w:sz w:val="20"/>
              </w:rPr>
              <w:t>ML Z-score engine + R010 missing docs detection</w:t>
            </w:r>
          </w:p>
        </w:tc>
        <w:tc>
          <w:tcPr>
            <w:tcW w:type="dxa" w:w="2592"/>
          </w:tcPr>
          <w:p>
            <w:r>
              <w:rPr>
                <w:sz w:val="20"/>
              </w:rPr>
              <w:t>6 alerts; 100% ML precision; audit readiness 25%</w:t>
            </w:r>
          </w:p>
        </w:tc>
      </w:tr>
    </w:tbl>
    <w:p/>
    <w:p>
      <w:pPr>
        <w:pStyle w:val="Heading2"/>
      </w:pPr>
      <w:r>
        <w:t>Sub-Exhibit 27.G8 — End-User Testing Manual Summary</w:t>
      </w:r>
    </w:p>
    <w:p>
      <w:r>
        <w:rPr>
          <w:sz w:val="22"/>
        </w:rPr>
        <w:t xml:space="preserve">The </w:t>
      </w:r>
      <w:del w:id="236" w:author="NIW Review Tracker" w:date="2026-06-15T00:00:00Z">
        <w:r>
          <w:rPr>
            <w:sz w:val="22"/>
          </w:rPr>
          <w:delText>GOAS V4.1</w:delText>
        </w:r>
      </w:del>
      <w:ins w:id="237" w:author="NIW Review Tracker" w:date="2026-06-15T00:00:00Z">
        <w:r>
          <w:rPr>
            <w:sz w:val="22"/>
          </w:rPr>
          <w:t>FraudGuard™ v4.1</w:t>
        </w:r>
      </w:ins>
      <w:r>
        <w:rPr>
          <w:sz w:val="22"/>
        </w:rPr>
        <w:t xml:space="preserve"> End-User Testing Guide documents a 10-step UI testing procedure for non-technical users, covering all major system features across each of the six datasets.</w:t>
      </w:r>
    </w:p>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B3A5C"/>
          </w:tcPr>
          <w:p>
            <w:r>
              <w:rPr>
                <w:b/>
                <w:color w:val="FFFFFF"/>
                <w:sz w:val="20"/>
              </w:rPr>
              <w:t>Step</w:t>
            </w:r>
          </w:p>
        </w:tc>
        <w:tc>
          <w:tcPr>
            <w:tcW w:type="dxa" w:w="2304"/>
            <w:shd w:val="clear" w:color="auto" w:fill="1B3A5C"/>
          </w:tcPr>
          <w:p>
            <w:r>
              <w:rPr>
                <w:b/>
                <w:color w:val="FFFFFF"/>
                <w:sz w:val="20"/>
              </w:rPr>
              <w:t>Action</w:t>
            </w:r>
          </w:p>
        </w:tc>
        <w:tc>
          <w:tcPr>
            <w:tcW w:type="dxa" w:w="2592"/>
            <w:shd w:val="clear" w:color="auto" w:fill="1B3A5C"/>
          </w:tcPr>
          <w:p>
            <w:r>
              <w:rPr>
                <w:b/>
                <w:color w:val="FFFFFF"/>
                <w:sz w:val="20"/>
              </w:rPr>
              <w:t>Feature Tested</w:t>
            </w:r>
          </w:p>
        </w:tc>
        <w:tc>
          <w:tcPr>
            <w:tcW w:type="dxa" w:w="5328"/>
            <w:shd w:val="clear" w:color="auto" w:fill="1B3A5C"/>
          </w:tcPr>
          <w:p>
            <w:r>
              <w:rPr>
                <w:b/>
                <w:color w:val="FFFFFF"/>
                <w:sz w:val="20"/>
              </w:rPr>
              <w:t>Expected Outcome</w:t>
            </w:r>
          </w:p>
        </w:tc>
      </w:tr>
      <w:tr>
        <w:tc>
          <w:tcPr>
            <w:tcW w:type="dxa" w:w="576"/>
          </w:tcPr>
          <w:p>
            <w:r>
              <w:rPr>
                <w:sz w:val="20"/>
              </w:rPr>
              <w:t>1</w:t>
            </w:r>
          </w:p>
        </w:tc>
        <w:tc>
          <w:tcPr>
            <w:tcW w:type="dxa" w:w="2304"/>
          </w:tcPr>
          <w:p>
            <w:r>
              <w:rPr>
                <w:sz w:val="20"/>
              </w:rPr>
              <w:t>Complete Onboarding Wizard (3 steps)</w:t>
            </w:r>
          </w:p>
        </w:tc>
        <w:tc>
          <w:tcPr>
            <w:tcW w:type="dxa" w:w="2592"/>
          </w:tcPr>
          <w:p>
            <w:r>
              <w:rPr>
                <w:sz w:val="20"/>
              </w:rPr>
              <w:t>CSV upload; organization type selection; data source selection</w:t>
            </w:r>
          </w:p>
        </w:tc>
        <w:tc>
          <w:tcPr>
            <w:tcW w:type="dxa" w:w="5328"/>
          </w:tcPr>
          <w:p>
            <w:r>
              <w:rPr>
                <w:sz w:val="20"/>
              </w:rPr>
              <w:t>Dataset loaded; toast: "FraudGuard ready. [N] transactions · [N] alerts detected"</w:t>
            </w:r>
          </w:p>
        </w:tc>
      </w:tr>
      <w:tr>
        <w:tc>
          <w:tcPr>
            <w:tcW w:type="dxa" w:w="576"/>
          </w:tcPr>
          <w:p>
            <w:r>
              <w:rPr>
                <w:sz w:val="20"/>
              </w:rPr>
              <w:t>2</w:t>
            </w:r>
          </w:p>
        </w:tc>
        <w:tc>
          <w:tcPr>
            <w:tcW w:type="dxa" w:w="2304"/>
          </w:tcPr>
          <w:p>
            <w:r>
              <w:rPr>
                <w:sz w:val="20"/>
              </w:rPr>
              <w:t>Review Overview Dashboard KPI cards and dataset filter</w:t>
            </w:r>
          </w:p>
        </w:tc>
        <w:tc>
          <w:tcPr>
            <w:tcW w:type="dxa" w:w="2592"/>
          </w:tcPr>
          <w:p>
            <w:r>
              <w:rPr>
                <w:sz w:val="20"/>
              </w:rPr>
              <w:t>6 KPI cards: Transactions, Alerts, Risk Exposure, ML Anomalies, Network Alerts, Open Cases; DS1–DS6 filter pills</w:t>
            </w:r>
          </w:p>
        </w:tc>
        <w:tc>
          <w:tcPr>
            <w:tcW w:type="dxa" w:w="5328"/>
          </w:tcPr>
          <w:p>
            <w:r>
              <w:rPr>
                <w:sz w:val="20"/>
              </w:rPr>
              <w:t>All KPIs update on dataset selection; line chart and risk distribution panel refresh accordingly</w:t>
            </w:r>
          </w:p>
        </w:tc>
      </w:tr>
      <w:tr>
        <w:tc>
          <w:tcPr>
            <w:tcW w:type="dxa" w:w="576"/>
          </w:tcPr>
          <w:p>
            <w:r>
              <w:rPr>
                <w:sz w:val="20"/>
              </w:rPr>
              <w:t>3</w:t>
            </w:r>
          </w:p>
        </w:tc>
        <w:tc>
          <w:tcPr>
            <w:tcW w:type="dxa" w:w="2304"/>
          </w:tcPr>
          <w:p>
            <w:r>
              <w:rPr>
                <w:sz w:val="20"/>
              </w:rPr>
              <w:t>Navigate to Alert Queue; apply severity filter</w:t>
            </w:r>
          </w:p>
        </w:tc>
        <w:tc>
          <w:tcPr>
            <w:tcW w:type="dxa" w:w="2592"/>
          </w:tcPr>
          <w:p>
            <w:r>
              <w:rPr>
                <w:sz w:val="20"/>
              </w:rPr>
              <w:t>Alert filtration; human-readable alert labels</w:t>
            </w:r>
          </w:p>
        </w:tc>
        <w:tc>
          <w:tcPr>
            <w:tcW w:type="dxa" w:w="5328"/>
          </w:tcPr>
          <w:p>
            <w:r>
              <w:rPr>
                <w:sz w:val="20"/>
              </w:rPr>
              <w:t>CRITICAL/HIGH alerts labeled with vendor name and OMB reference — not cryptic codes</w:t>
            </w:r>
          </w:p>
        </w:tc>
      </w:tr>
      <w:tr>
        <w:tc>
          <w:tcPr>
            <w:tcW w:type="dxa" w:w="576"/>
          </w:tcPr>
          <w:p>
            <w:r>
              <w:rPr>
                <w:sz w:val="20"/>
              </w:rPr>
              <w:t>4</w:t>
            </w:r>
          </w:p>
        </w:tc>
        <w:tc>
          <w:tcPr>
            <w:tcW w:type="dxa" w:w="2304"/>
          </w:tcPr>
          <w:p>
            <w:r>
              <w:rPr>
                <w:sz w:val="20"/>
              </w:rPr>
              <w:t>Click transaction row → drill-down panel</w:t>
            </w:r>
          </w:p>
        </w:tc>
        <w:tc>
          <w:tcPr>
            <w:tcW w:type="dxa" w:w="2592"/>
          </w:tcPr>
          <w:p>
            <w:r>
              <w:rPr>
                <w:sz w:val="20"/>
              </w:rPr>
              <w:t>Transaction detail; CGRS score; component breakdown; vendor profile</w:t>
            </w:r>
          </w:p>
        </w:tc>
        <w:tc>
          <w:tcPr>
            <w:tcW w:type="dxa" w:w="5328"/>
          </w:tcPr>
          <w:p>
            <w:r>
              <w:rPr>
                <w:sz w:val="20"/>
              </w:rPr>
              <w:t>Drill-down slides in; CGRS bar filled proportionally; debarment/COI badges visible</w:t>
            </w:r>
          </w:p>
        </w:tc>
      </w:tr>
      <w:tr>
        <w:tc>
          <w:tcPr>
            <w:tcW w:type="dxa" w:w="576"/>
          </w:tcPr>
          <w:p>
            <w:r>
              <w:rPr>
                <w:sz w:val="20"/>
              </w:rPr>
              <w:t>5</w:t>
            </w:r>
          </w:p>
        </w:tc>
        <w:tc>
          <w:tcPr>
            <w:tcW w:type="dxa" w:w="2304"/>
          </w:tcPr>
          <w:p>
            <w:r>
              <w:rPr>
                <w:sz w:val="20"/>
              </w:rPr>
              <w:t>Review AI Explainability Panel</w:t>
            </w:r>
          </w:p>
        </w:tc>
        <w:tc>
          <w:tcPr>
            <w:tcW w:type="dxa" w:w="2592"/>
          </w:tcPr>
          <w:p>
            <w:r>
              <w:rPr>
                <w:sz w:val="20"/>
              </w:rPr>
              <w:t>Score driver bars; plain-English narrative; What-If simulation; corrective action</w:t>
            </w:r>
          </w:p>
        </w:tc>
        <w:tc>
          <w:tcPr>
            <w:tcW w:type="dxa" w:w="5328"/>
          </w:tcPr>
          <w:p>
            <w:r>
              <w:rPr>
                <w:sz w:val="20"/>
              </w:rPr>
              <w:t>All four explainability components populated; corrective action cites specific OMB provision</w:t>
            </w:r>
          </w:p>
        </w:tc>
      </w:tr>
      <w:tr>
        <w:tc>
          <w:tcPr>
            <w:tcW w:type="dxa" w:w="576"/>
          </w:tcPr>
          <w:p>
            <w:r>
              <w:rPr>
                <w:sz w:val="20"/>
              </w:rPr>
              <w:t>6</w:t>
            </w:r>
          </w:p>
        </w:tc>
        <w:tc>
          <w:tcPr>
            <w:tcW w:type="dxa" w:w="2304"/>
          </w:tcPr>
          <w:p>
            <w:r>
              <w:rPr>
                <w:sz w:val="20"/>
              </w:rPr>
              <w:t>Navigate to Settings → Graph Analytics</w:t>
            </w:r>
          </w:p>
        </w:tc>
        <w:tc>
          <w:tcPr>
            <w:tcW w:type="dxa" w:w="2592"/>
          </w:tcPr>
          <w:p>
            <w:r>
              <w:rPr>
                <w:sz w:val="20"/>
              </w:rPr>
              <w:t>Graph network patterns</w:t>
            </w:r>
          </w:p>
        </w:tc>
        <w:tc>
          <w:tcPr>
            <w:tcW w:type="dxa" w:w="5328"/>
          </w:tcPr>
          <w:p>
            <w:r>
              <w:rPr>
                <w:sz w:val="20"/>
              </w:rPr>
              <w:t>MULTI_HOP_NETWORK and SHARED_BANK_ROUTING cards visible on DS3</w:t>
            </w:r>
          </w:p>
        </w:tc>
      </w:tr>
      <w:tr>
        <w:tc>
          <w:tcPr>
            <w:tcW w:type="dxa" w:w="576"/>
          </w:tcPr>
          <w:p>
            <w:r>
              <w:rPr>
                <w:sz w:val="20"/>
              </w:rPr>
              <w:t>7</w:t>
            </w:r>
          </w:p>
        </w:tc>
        <w:tc>
          <w:tcPr>
            <w:tcW w:type="dxa" w:w="2304"/>
          </w:tcPr>
          <w:p>
            <w:r>
              <w:rPr>
                <w:sz w:val="20"/>
              </w:rPr>
              <w:t>Create case from alert; add notes; update status</w:t>
            </w:r>
          </w:p>
        </w:tc>
        <w:tc>
          <w:tcPr>
            <w:tcW w:type="dxa" w:w="2592"/>
          </w:tcPr>
          <w:p>
            <w:r>
              <w:rPr>
                <w:sz w:val="20"/>
              </w:rPr>
              <w:t>Case management lifecycle</w:t>
            </w:r>
          </w:p>
        </w:tc>
        <w:tc>
          <w:tcPr>
            <w:tcW w:type="dxa" w:w="5328"/>
          </w:tcPr>
          <w:p>
            <w:r>
              <w:rPr>
                <w:sz w:val="20"/>
              </w:rPr>
              <w:t>Case created; status changes OPEN → IN_REVIEW; notes timestamped with role</w:t>
            </w:r>
          </w:p>
        </w:tc>
      </w:tr>
      <w:tr>
        <w:tc>
          <w:tcPr>
            <w:tcW w:type="dxa" w:w="576"/>
          </w:tcPr>
          <w:p>
            <w:r>
              <w:rPr>
                <w:sz w:val="20"/>
              </w:rPr>
              <w:t>8</w:t>
            </w:r>
          </w:p>
        </w:tc>
        <w:tc>
          <w:tcPr>
            <w:tcW w:type="dxa" w:w="2304"/>
          </w:tcPr>
          <w:p>
            <w:r>
              <w:rPr>
                <w:sz w:val="20"/>
              </w:rPr>
              <w:t>Apply payment hold to CRITICAL transaction</w:t>
            </w:r>
          </w:p>
        </w:tc>
        <w:tc>
          <w:tcPr>
            <w:tcW w:type="dxa" w:w="2592"/>
          </w:tcPr>
          <w:p>
            <w:r>
              <w:rPr>
                <w:sz w:val="20"/>
              </w:rPr>
              <w:t>Payment hold mechanism</w:t>
            </w:r>
          </w:p>
        </w:tc>
        <w:tc>
          <w:tcPr>
            <w:tcW w:type="dxa" w:w="5328"/>
          </w:tcPr>
          <w:p>
            <w:r>
              <w:rPr>
                <w:sz w:val="20"/>
              </w:rPr>
              <w:t>⛔ Hold indicator appears; hold cannot be removed by Investigator role</w:t>
            </w:r>
          </w:p>
        </w:tc>
      </w:tr>
      <w:tr>
        <w:tc>
          <w:tcPr>
            <w:tcW w:type="dxa" w:w="576"/>
          </w:tcPr>
          <w:p>
            <w:r>
              <w:rPr>
                <w:sz w:val="20"/>
              </w:rPr>
              <w:t>9</w:t>
            </w:r>
          </w:p>
        </w:tc>
        <w:tc>
          <w:tcPr>
            <w:tcW w:type="dxa" w:w="2304"/>
          </w:tcPr>
          <w:p>
            <w:r>
              <w:rPr>
                <w:sz w:val="20"/>
              </w:rPr>
              <w:t>Click "Export Report" from case view</w:t>
            </w:r>
          </w:p>
        </w:tc>
        <w:tc>
          <w:tcPr>
            <w:tcW w:type="dxa" w:w="2592"/>
          </w:tcPr>
          <w:p>
            <w:r>
              <w:rPr>
                <w:sz w:val="20"/>
              </w:rPr>
              <w:t>OIG report generation</w:t>
            </w:r>
          </w:p>
        </w:tc>
        <w:tc>
          <w:tcPr>
            <w:tcW w:type="dxa" w:w="5328"/>
          </w:tcPr>
          <w:p>
            <w:r>
              <w:rPr>
                <w:sz w:val="20"/>
              </w:rPr>
              <w:t>HTML file downloads with 7 sections: case, transaction, vendor, rules, corrective action, notes, evidence</w:t>
            </w:r>
          </w:p>
        </w:tc>
      </w:tr>
      <w:tr>
        <w:tc>
          <w:tcPr>
            <w:tcW w:type="dxa" w:w="576"/>
          </w:tcPr>
          <w:p>
            <w:r>
              <w:rPr>
                <w:sz w:val="20"/>
              </w:rPr>
              <w:t>10</w:t>
            </w:r>
          </w:p>
        </w:tc>
        <w:tc>
          <w:tcPr>
            <w:tcW w:type="dxa" w:w="2304"/>
          </w:tcPr>
          <w:p>
            <w:r>
              <w:rPr>
                <w:sz w:val="20"/>
              </w:rPr>
              <w:t>Review ROI Calculator on Overview page; adjust sliders</w:t>
            </w:r>
          </w:p>
        </w:tc>
        <w:tc>
          <w:tcPr>
            <w:tcW w:type="dxa" w:w="2592"/>
          </w:tcPr>
          <w:p>
            <w:r>
              <w:rPr>
                <w:sz w:val="20"/>
              </w:rPr>
              <w:t>ROI quantification; real-time result cards</w:t>
            </w:r>
          </w:p>
        </w:tc>
        <w:tc>
          <w:tcPr>
            <w:tcW w:type="dxa" w:w="5328"/>
          </w:tcPr>
          <w:p>
            <w:r>
              <w:rPr>
                <w:sz w:val="20"/>
              </w:rPr>
              <w:t>ROI% and result cards update in real-time; all four variables functional; dark/light mode toggle verified</w:t>
            </w:r>
          </w:p>
        </w:tc>
      </w:tr>
    </w:tbl>
    <w:p/>
    <w:p>
      <w:pPr>
        <w:pStyle w:val="Heading2"/>
      </w:pPr>
      <w:r>
        <w:t>Sub-Exhibit 27.G9 — Governance and Audit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Governance Component</w:t>
            </w:r>
          </w:p>
        </w:tc>
        <w:tc>
          <w:tcPr>
            <w:tcW w:type="dxa" w:w="3600"/>
            <w:shd w:val="clear" w:color="auto" w:fill="1B3A5C"/>
          </w:tcPr>
          <w:p>
            <w:r>
              <w:rPr>
                <w:b/>
                <w:color w:val="FFFFFF"/>
                <w:sz w:val="20"/>
              </w:rPr>
              <w:t>Implementation</w:t>
            </w:r>
          </w:p>
        </w:tc>
        <w:tc>
          <w:tcPr>
            <w:tcW w:type="dxa" w:w="2592"/>
            <w:shd w:val="clear" w:color="auto" w:fill="1B3A5C"/>
          </w:tcPr>
          <w:p>
            <w:r>
              <w:rPr>
                <w:b/>
                <w:color w:val="FFFFFF"/>
                <w:sz w:val="20"/>
              </w:rPr>
              <w:t>Audit Evidence Generated</w:t>
            </w:r>
          </w:p>
        </w:tc>
        <w:tc>
          <w:tcPr>
            <w:tcW w:type="dxa" w:w="2448"/>
            <w:shd w:val="clear" w:color="auto" w:fill="1B3A5C"/>
          </w:tcPr>
          <w:p>
            <w:r>
              <w:rPr>
                <w:b/>
                <w:color w:val="FFFFFF"/>
                <w:sz w:val="20"/>
              </w:rPr>
              <w:t>Standard</w:t>
            </w:r>
          </w:p>
        </w:tc>
      </w:tr>
      <w:tr>
        <w:tc>
          <w:tcPr>
            <w:tcW w:type="dxa" w:w="2160"/>
          </w:tcPr>
          <w:p>
            <w:r>
              <w:rPr>
                <w:sz w:val="20"/>
              </w:rPr>
              <w:t>Role-Based Access Control</w:t>
            </w:r>
          </w:p>
        </w:tc>
        <w:tc>
          <w:tcPr>
            <w:tcW w:type="dxa" w:w="3600"/>
          </w:tcPr>
          <w:p>
            <w:r>
              <w:rPr>
                <w:sz w:val="20"/>
              </w:rPr>
              <w:t>4 defined roles with enforced view and action permissions; role switcher in header; permission errors generate red banner</w:t>
            </w:r>
          </w:p>
        </w:tc>
        <w:tc>
          <w:tcPr>
            <w:tcW w:type="dxa" w:w="2592"/>
          </w:tcPr>
          <w:p>
            <w:r>
              <w:rPr>
                <w:sz w:val="20"/>
              </w:rPr>
              <w:t>User role log with every action timestamped</w:t>
            </w:r>
          </w:p>
        </w:tc>
        <w:tc>
          <w:tcPr>
            <w:tcW w:type="dxa" w:w="2448"/>
          </w:tcPr>
          <w:p>
            <w:r>
              <w:rPr>
                <w:sz w:val="20"/>
              </w:rPr>
              <w:t>COSO Control Environment; 2 CFR §200.303</w:t>
            </w:r>
          </w:p>
        </w:tc>
      </w:tr>
      <w:tr>
        <w:tc>
          <w:tcPr>
            <w:tcW w:type="dxa" w:w="2160"/>
          </w:tcPr>
          <w:p>
            <w:r>
              <w:rPr>
                <w:sz w:val="20"/>
              </w:rPr>
              <w:t>Immutable Audit Log</w:t>
            </w:r>
          </w:p>
        </w:tc>
        <w:tc>
          <w:tcPr>
            <w:tcW w:type="dxa" w:w="3600"/>
          </w:tcPr>
          <w:p>
            <w:r>
              <w:rPr>
                <w:sz w:val="20"/>
              </w:rPr>
              <w:t>Every alert, case update, hold, status change, and export recorded with timestamp and user role; log downloadable as CSV</w:t>
            </w:r>
          </w:p>
        </w:tc>
        <w:tc>
          <w:tcPr>
            <w:tcW w:type="dxa" w:w="2592"/>
          </w:tcPr>
          <w:p>
            <w:r>
              <w:rPr>
                <w:sz w:val="20"/>
              </w:rPr>
              <w:t>Complete chain of custody for all investigation actions</w:t>
            </w:r>
          </w:p>
        </w:tc>
        <w:tc>
          <w:tcPr>
            <w:tcW w:type="dxa" w:w="2448"/>
          </w:tcPr>
          <w:p>
            <w:r>
              <w:rPr>
                <w:sz w:val="20"/>
              </w:rPr>
              <w:t>GAO Green Book OV4.01; 2 CFR §200.303</w:t>
            </w:r>
          </w:p>
        </w:tc>
      </w:tr>
      <w:tr>
        <w:tc>
          <w:tcPr>
            <w:tcW w:type="dxa" w:w="2160"/>
          </w:tcPr>
          <w:p>
            <w:r>
              <w:rPr>
                <w:sz w:val="20"/>
              </w:rPr>
              <w:t>OIG Report Package</w:t>
            </w:r>
          </w:p>
        </w:tc>
        <w:tc>
          <w:tcPr>
            <w:tcW w:type="dxa" w:w="3600"/>
          </w:tcPr>
          <w:p>
            <w:r>
              <w:rPr>
                <w:sz w:val="20"/>
              </w:rPr>
              <w:t>One-click export generates formatted HTML with case ID, regulatory citations, vendor profile, triggered rules, corrective action, investigation notes, evidence bundle</w:t>
            </w:r>
          </w:p>
        </w:tc>
        <w:tc>
          <w:tcPr>
            <w:tcW w:type="dxa" w:w="2592"/>
          </w:tcPr>
          <w:p>
            <w:r>
              <w:rPr>
                <w:sz w:val="20"/>
              </w:rPr>
              <w:t>Formal audit-ready documentation package</w:t>
            </w:r>
          </w:p>
        </w:tc>
        <w:tc>
          <w:tcPr>
            <w:tcW w:type="dxa" w:w="2448"/>
          </w:tcPr>
          <w:p>
            <w:r>
              <w:rPr>
                <w:sz w:val="20"/>
              </w:rPr>
              <w:t>OIG investigation referral standards; 2 CFR Part 200 Subpart F</w:t>
            </w:r>
          </w:p>
        </w:tc>
      </w:tr>
      <w:tr>
        <w:tc>
          <w:tcPr>
            <w:tcW w:type="dxa" w:w="2160"/>
          </w:tcPr>
          <w:p>
            <w:r>
              <w:rPr>
                <w:sz w:val="20"/>
              </w:rPr>
              <w:t>Compliance Matrix</w:t>
            </w:r>
          </w:p>
        </w:tc>
        <w:tc>
          <w:tcPr>
            <w:tcW w:type="dxa" w:w="3600"/>
          </w:tcPr>
          <w:p>
            <w:r>
              <w:rPr>
                <w:sz w:val="20"/>
              </w:rPr>
              <w:t xml:space="preserve">Control matrix maps </w:t>
            </w:r>
            <w:del w:id="204" w:author="NIW Review Tracker" w:date="2026-06-15T00:00:00Z">
              <w:r>
                <w:rPr>
                  <w:sz w:val="20"/>
                </w:rPr>
                <w:delText>GOAS detections</w:delText>
              </w:r>
            </w:del>
            <w:ins w:id="205" w:author="NIW Review Tracker" w:date="2026-06-15T00:00:00Z">
              <w:r>
                <w:rPr>
                  <w:sz w:val="20"/>
                </w:rPr>
                <w:t>FraudGuard™ detections</w:t>
              </w:r>
            </w:ins>
            <w:r>
              <w:rPr>
                <w:sz w:val="20"/>
              </w:rPr>
              <w:t xml:space="preserve"> to COSO/GAO/OMB; real-time EFFECTIVE/DEFICIENT status; Audit Readiness Score (0–100%)</w:t>
            </w:r>
          </w:p>
        </w:tc>
        <w:tc>
          <w:tcPr>
            <w:tcW w:type="dxa" w:w="2592"/>
          </w:tcPr>
          <w:p>
            <w:r>
              <w:rPr>
                <w:sz w:val="20"/>
              </w:rPr>
              <w:t>Control effectiveness documentation</w:t>
            </w:r>
          </w:p>
        </w:tc>
        <w:tc>
          <w:tcPr>
            <w:tcW w:type="dxa" w:w="2448"/>
          </w:tcPr>
          <w:p>
            <w:r>
              <w:rPr>
                <w:sz w:val="20"/>
              </w:rPr>
              <w:t>COSO Framework; GAO Green Book; 2 CFR §200.303</w:t>
            </w:r>
          </w:p>
        </w:tc>
      </w:tr>
      <w:tr>
        <w:tc>
          <w:tcPr>
            <w:tcW w:type="dxa" w:w="2160"/>
          </w:tcPr>
          <w:p>
            <w:r>
              <w:rPr>
                <w:sz w:val="20"/>
              </w:rPr>
              <w:t>Payment Hold</w:t>
            </w:r>
          </w:p>
        </w:tc>
        <w:tc>
          <w:tcPr>
            <w:tcW w:type="dxa" w:w="3600"/>
          </w:tcPr>
          <w:p>
            <w:r>
              <w:rPr>
                <w:sz w:val="20"/>
              </w:rPr>
              <w:t>CRITICAL-severity auto-flag prevents disbursement until Compliance Officer review; hold cannot be removed by Investigator role</w:t>
            </w:r>
          </w:p>
        </w:tc>
        <w:tc>
          <w:tcPr>
            <w:tcW w:type="dxa" w:w="2592"/>
          </w:tcPr>
          <w:p>
            <w:r>
              <w:rPr>
                <w:sz w:val="20"/>
              </w:rPr>
              <w:t>Payment hold log with authorization chain</w:t>
            </w:r>
          </w:p>
        </w:tc>
        <w:tc>
          <w:tcPr>
            <w:tcW w:type="dxa" w:w="2448"/>
          </w:tcPr>
          <w:p>
            <w:r>
              <w:rPr>
                <w:sz w:val="20"/>
              </w:rPr>
              <w:t>2 CFR §200.305 — payment authorization controls</w:t>
            </w:r>
          </w:p>
        </w:tc>
      </w:tr>
      <w:tr>
        <w:tc>
          <w:tcPr>
            <w:tcW w:type="dxa" w:w="2160"/>
          </w:tcPr>
          <w:p>
            <w:r>
              <w:rPr>
                <w:sz w:val="20"/>
              </w:rPr>
              <w:t>Case Management Lifecycle</w:t>
            </w:r>
          </w:p>
        </w:tc>
        <w:tc>
          <w:tcPr>
            <w:tcW w:type="dxa" w:w="3600"/>
          </w:tcPr>
          <w:p>
            <w:r>
              <w:rPr>
                <w:sz w:val="20"/>
              </w:rPr>
              <w:t>OPEN → IN_REVIEW → ESCALATED → RESOLVED → CLOSED; close action requires Compliance Officer or Admin; closure confirmation dialog</w:t>
            </w:r>
          </w:p>
        </w:tc>
        <w:tc>
          <w:tcPr>
            <w:tcW w:type="dxa" w:w="2592"/>
          </w:tcPr>
          <w:p>
            <w:r>
              <w:rPr>
                <w:sz w:val="20"/>
              </w:rPr>
              <w:t>Case status log; investigation notes; evidence bundle</w:t>
            </w:r>
          </w:p>
        </w:tc>
        <w:tc>
          <w:tcPr>
            <w:tcW w:type="dxa" w:w="2448"/>
          </w:tcPr>
          <w:p>
            <w:r>
              <w:rPr>
                <w:sz w:val="20"/>
              </w:rPr>
              <w:t>OIG case management best practices</w:t>
            </w:r>
          </w:p>
        </w:tc>
      </w:tr>
    </w:tbl>
    <w:p/>
    <w:p>
      <w:pPr>
        <w:pStyle w:val="Heading2"/>
      </w:pPr>
      <w:r>
        <w:t>Sub-Exhibit 27.G10 — Model Validation Summary</w:t>
      </w:r>
    </w:p>
    <w:p>
      <w:r>
        <w:rPr>
          <w:sz w:val="22"/>
        </w:rPr>
        <w:t xml:space="preserve">Sub-Exhibit 27.G10 provides a summary of the </w:t>
      </w:r>
      <w:del w:id="238" w:author="NIW Review Tracker" w:date="2026-06-15T00:00:00Z">
        <w:r>
          <w:rPr>
            <w:sz w:val="22"/>
          </w:rPr>
          <w:delText>GOAS V4.1</w:delText>
        </w:r>
      </w:del>
      <w:ins w:id="239" w:author="NIW Review Tracker" w:date="2026-06-15T00:00:00Z">
        <w:r>
          <w:rPr>
            <w:sz w:val="22"/>
          </w:rPr>
          <w:t>FraudGuard™ v4.1</w:t>
        </w:r>
      </w:ins>
      <w:r>
        <w:rPr>
          <w:sz w:val="22"/>
        </w:rPr>
        <w:t xml:space="preserve"> Model Validation Report (April 2026). The complete G10 Report is provided as a standalone document.</w:t>
      </w:r>
    </w:p>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B3A5C"/>
          </w:tcPr>
          <w:p>
            <w:r>
              <w:rPr>
                <w:b/>
                <w:color w:val="FFFFFF"/>
                <w:sz w:val="20"/>
              </w:rPr>
              <w:t>Validation Dimension</w:t>
            </w:r>
          </w:p>
        </w:tc>
        <w:tc>
          <w:tcPr>
            <w:tcW w:type="dxa" w:w="3168"/>
            <w:shd w:val="clear" w:color="auto" w:fill="1B3A5C"/>
          </w:tcPr>
          <w:p>
            <w:r>
              <w:rPr>
                <w:b/>
                <w:color w:val="FFFFFF"/>
                <w:sz w:val="20"/>
              </w:rPr>
              <w:t>Methodology</w:t>
            </w:r>
          </w:p>
        </w:tc>
        <w:tc>
          <w:tcPr>
            <w:tcW w:type="dxa" w:w="2592"/>
            <w:shd w:val="clear" w:color="auto" w:fill="1B3A5C"/>
          </w:tcPr>
          <w:p>
            <w:r>
              <w:rPr>
                <w:b/>
                <w:color w:val="FFFFFF"/>
                <w:sz w:val="20"/>
              </w:rPr>
              <w:t>Result</w:t>
            </w:r>
          </w:p>
        </w:tc>
        <w:tc>
          <w:tcPr>
            <w:tcW w:type="dxa" w:w="2448"/>
            <w:shd w:val="clear" w:color="auto" w:fill="1B3A5C"/>
          </w:tcPr>
          <w:p>
            <w:r>
              <w:rPr>
                <w:b/>
                <w:color w:val="FFFFFF"/>
                <w:sz w:val="20"/>
              </w:rPr>
              <w:t>Assessment</w:t>
            </w:r>
          </w:p>
        </w:tc>
      </w:tr>
      <w:tr>
        <w:tc>
          <w:tcPr>
            <w:tcW w:type="dxa" w:w="2592"/>
          </w:tcPr>
          <w:p>
            <w:r>
              <w:rPr>
                <w:sz w:val="20"/>
              </w:rPr>
              <w:t>Overall Detection Accuracy</w:t>
            </w:r>
          </w:p>
        </w:tc>
        <w:tc>
          <w:tcPr>
            <w:tcW w:type="dxa" w:w="3168"/>
          </w:tcPr>
          <w:p>
            <w:r>
              <w:rPr>
                <w:sz w:val="20"/>
              </w:rPr>
              <w:t>94 alerts generated across 150 transactions; ground-truth labels verified against injected fraud patterns</w:t>
            </w:r>
          </w:p>
        </w:tc>
        <w:tc>
          <w:tcPr>
            <w:tcW w:type="dxa" w:w="2592"/>
          </w:tcPr>
          <w:p>
            <w:r>
              <w:rPr>
                <w:sz w:val="20"/>
              </w:rPr>
              <w:t>91.5% (87 TP, 7 FP, 0 FN)</w:t>
            </w:r>
          </w:p>
        </w:tc>
        <w:tc>
          <w:tcPr>
            <w:tcW w:type="dxa" w:w="2448"/>
          </w:tcPr>
          <w:p>
            <w:r>
              <w:rPr>
                <w:sz w:val="20"/>
              </w:rPr>
              <w:t>PASS — exceeds 85% enterprise benchmark</w:t>
            </w:r>
          </w:p>
        </w:tc>
      </w:tr>
      <w:tr>
        <w:tc>
          <w:tcPr>
            <w:tcW w:type="dxa" w:w="2592"/>
          </w:tcPr>
          <w:p>
            <w:r>
              <w:rPr>
                <w:sz w:val="20"/>
              </w:rPr>
              <w:t>Recall (Fraud Capture Rate)</w:t>
            </w:r>
          </w:p>
        </w:tc>
        <w:tc>
          <w:tcPr>
            <w:tcW w:type="dxa" w:w="3168"/>
          </w:tcPr>
          <w:p>
            <w:r>
              <w:rPr>
                <w:sz w:val="20"/>
              </w:rPr>
              <w:t>All injected fraud patterns checked against alert generation</w:t>
            </w:r>
          </w:p>
        </w:tc>
        <w:tc>
          <w:tcPr>
            <w:tcW w:type="dxa" w:w="2592"/>
          </w:tcPr>
          <w:p>
            <w:r>
              <w:rPr>
                <w:sz w:val="20"/>
              </w:rPr>
              <w:t>100% — no fraud pattern missed across any dataset</w:t>
            </w:r>
          </w:p>
        </w:tc>
        <w:tc>
          <w:tcPr>
            <w:tcW w:type="dxa" w:w="2448"/>
          </w:tcPr>
          <w:p>
            <w:r>
              <w:rPr>
                <w:sz w:val="20"/>
              </w:rPr>
              <w:t>CRITICAL PASS — zero missed fraud</w:t>
            </w:r>
          </w:p>
        </w:tc>
      </w:tr>
      <w:tr>
        <w:tc>
          <w:tcPr>
            <w:tcW w:type="dxa" w:w="2592"/>
          </w:tcPr>
          <w:p>
            <w:r>
              <w:rPr>
                <w:sz w:val="20"/>
              </w:rPr>
              <w:t>False Positive Rate</w:t>
            </w:r>
          </w:p>
        </w:tc>
        <w:tc>
          <w:tcPr>
            <w:tcW w:type="dxa" w:w="3168"/>
          </w:tcPr>
          <w:p>
            <w:r>
              <w:rPr>
                <w:sz w:val="20"/>
              </w:rPr>
              <w:t>7 false positives across 150 transactions</w:t>
            </w:r>
          </w:p>
        </w:tc>
        <w:tc>
          <w:tcPr>
            <w:tcW w:type="dxa" w:w="2592"/>
          </w:tcPr>
          <w:p>
            <w:r>
              <w:rPr>
                <w:sz w:val="20"/>
              </w:rPr>
              <w:t>4.7% (below 10% benchmark)</w:t>
            </w:r>
          </w:p>
        </w:tc>
        <w:tc>
          <w:tcPr>
            <w:tcW w:type="dxa" w:w="2448"/>
          </w:tcPr>
          <w:p>
            <w:r>
              <w:rPr>
                <w:sz w:val="20"/>
              </w:rPr>
              <w:t>PASS</w:t>
            </w:r>
          </w:p>
        </w:tc>
      </w:tr>
      <w:tr>
        <w:tc>
          <w:tcPr>
            <w:tcW w:type="dxa" w:w="2592"/>
          </w:tcPr>
          <w:p>
            <w:r>
              <w:rPr>
                <w:sz w:val="20"/>
              </w:rPr>
              <w:t>Rules Engine Precision</w:t>
            </w:r>
          </w:p>
        </w:tc>
        <w:tc>
          <w:tcPr>
            <w:tcW w:type="dxa" w:w="3168"/>
          </w:tcPr>
          <w:p>
            <w:r>
              <w:rPr>
                <w:sz w:val="20"/>
              </w:rPr>
              <w:t>DS2–DS4 exact duplicate, debarment, sole-source</w:t>
            </w:r>
          </w:p>
        </w:tc>
        <w:tc>
          <w:tcPr>
            <w:tcW w:type="dxa" w:w="2592"/>
          </w:tcPr>
          <w:p>
            <w:r>
              <w:rPr>
                <w:sz w:val="20"/>
              </w:rPr>
              <w:t>90.9%–93.5% by dataset</w:t>
            </w:r>
          </w:p>
        </w:tc>
        <w:tc>
          <w:tcPr>
            <w:tcW w:type="dxa" w:w="2448"/>
          </w:tcPr>
          <w:p>
            <w:r>
              <w:rPr>
                <w:sz w:val="20"/>
              </w:rPr>
              <w:t>PASS</w:t>
            </w:r>
          </w:p>
        </w:tc>
      </w:tr>
      <w:tr>
        <w:tc>
          <w:tcPr>
            <w:tcW w:type="dxa" w:w="2592"/>
          </w:tcPr>
          <w:p>
            <w:r>
              <w:rPr>
                <w:sz w:val="20"/>
              </w:rPr>
              <w:t>ML Engine — DS5 Structuring</w:t>
            </w:r>
          </w:p>
        </w:tc>
        <w:tc>
          <w:tcPr>
            <w:tcW w:type="dxa" w:w="3168"/>
          </w:tcPr>
          <w:p>
            <w:r>
              <w:rPr>
                <w:sz w:val="20"/>
              </w:rPr>
              <w:t>ML velocity on payment structuring (rules = 0 at initial detection)</w:t>
            </w:r>
          </w:p>
        </w:tc>
        <w:tc>
          <w:tcPr>
            <w:tcW w:type="dxa" w:w="2592"/>
          </w:tcPr>
          <w:p>
            <w:r>
              <w:rPr>
                <w:sz w:val="20"/>
              </w:rPr>
              <w:t>10/11 patterns detected; 90.9% ML accuracy</w:t>
            </w:r>
          </w:p>
        </w:tc>
        <w:tc>
          <w:tcPr>
            <w:tcW w:type="dxa" w:w="2448"/>
          </w:tcPr>
          <w:p>
            <w:r>
              <w:rPr>
                <w:sz w:val="20"/>
              </w:rPr>
              <w:t>PASS — proves ML necessity</w:t>
            </w:r>
          </w:p>
        </w:tc>
      </w:tr>
      <w:tr>
        <w:tc>
          <w:tcPr>
            <w:tcW w:type="dxa" w:w="2592"/>
          </w:tcPr>
          <w:p>
            <w:r>
              <w:rPr>
                <w:sz w:val="20"/>
              </w:rPr>
              <w:t>ML Engine — DS6 Outliers</w:t>
            </w:r>
          </w:p>
        </w:tc>
        <w:tc>
          <w:tcPr>
            <w:tcW w:type="dxa" w:w="3168"/>
          </w:tcPr>
          <w:p>
            <w:r>
              <w:rPr>
                <w:sz w:val="20"/>
              </w:rPr>
              <w:t>Z-score on statistical outliers Z&gt;9.7σ</w:t>
            </w:r>
          </w:p>
        </w:tc>
        <w:tc>
          <w:tcPr>
            <w:tcW w:type="dxa" w:w="2592"/>
          </w:tcPr>
          <w:p>
            <w:r>
              <w:rPr>
                <w:sz w:val="20"/>
              </w:rPr>
              <w:t>6/6 outliers detected; 100% ML precision</w:t>
            </w:r>
          </w:p>
        </w:tc>
        <w:tc>
          <w:tcPr>
            <w:tcW w:type="dxa" w:w="2448"/>
          </w:tcPr>
          <w:p>
            <w:r>
              <w:rPr>
                <w:sz w:val="20"/>
              </w:rPr>
              <w:t>PASS</w:t>
            </w:r>
          </w:p>
        </w:tc>
      </w:tr>
      <w:tr>
        <w:tc>
          <w:tcPr>
            <w:tcW w:type="dxa" w:w="2592"/>
          </w:tcPr>
          <w:p>
            <w:r>
              <w:rPr>
                <w:sz w:val="20"/>
              </w:rPr>
              <w:t>R009 Structuring Rule</w:t>
            </w:r>
          </w:p>
        </w:tc>
        <w:tc>
          <w:tcPr>
            <w:tcW w:type="dxa" w:w="3168"/>
          </w:tcPr>
          <w:p>
            <w:r>
              <w:rPr>
                <w:sz w:val="20"/>
              </w:rPr>
              <w:t>Rules-based detection of consecutive sub-$50K payments</w:t>
            </w:r>
          </w:p>
        </w:tc>
        <w:tc>
          <w:tcPr>
            <w:tcW w:type="dxa" w:w="2592"/>
          </w:tcPr>
          <w:p>
            <w:r>
              <w:rPr>
                <w:sz w:val="20"/>
              </w:rPr>
              <w:t>Confirmed patterns after ML initial flag; dual-engine redundancy verified</w:t>
            </w:r>
          </w:p>
        </w:tc>
        <w:tc>
          <w:tcPr>
            <w:tcW w:type="dxa" w:w="2448"/>
          </w:tcPr>
          <w:p>
            <w:r>
              <w:rPr>
                <w:sz w:val="20"/>
              </w:rPr>
              <w:t>PASS — redundant coverage with ML engine</w:t>
            </w:r>
          </w:p>
        </w:tc>
      </w:tr>
      <w:tr>
        <w:tc>
          <w:tcPr>
            <w:tcW w:type="dxa" w:w="2592"/>
          </w:tcPr>
          <w:p>
            <w:r>
              <w:rPr>
                <w:sz w:val="20"/>
              </w:rPr>
              <w:t>R010 Missing Docs Rule</w:t>
            </w:r>
          </w:p>
        </w:tc>
        <w:tc>
          <w:tcPr>
            <w:tcW w:type="dxa" w:w="3168"/>
          </w:tcPr>
          <w:p>
            <w:r>
              <w:rPr>
                <w:sz w:val="20"/>
              </w:rPr>
              <w:t>Detection of transactions with blank invoice amounts or missing references (DS6)</w:t>
            </w:r>
          </w:p>
        </w:tc>
        <w:tc>
          <w:tcPr>
            <w:tcW w:type="dxa" w:w="2592"/>
          </w:tcPr>
          <w:p>
            <w:r>
              <w:rPr>
                <w:sz w:val="20"/>
              </w:rPr>
              <w:t>Missing doc transactions flagged; combined with ML Z-score for CGRS scoring</w:t>
            </w:r>
          </w:p>
        </w:tc>
        <w:tc>
          <w:tcPr>
            <w:tcW w:type="dxa" w:w="2448"/>
          </w:tcPr>
          <w:p>
            <w:r>
              <w:rPr>
                <w:sz w:val="20"/>
              </w:rPr>
              <w:t>PASS</w:t>
            </w:r>
          </w:p>
        </w:tc>
      </w:tr>
      <w:tr>
        <w:tc>
          <w:tcPr>
            <w:tcW w:type="dxa" w:w="2592"/>
          </w:tcPr>
          <w:p>
            <w:r>
              <w:rPr>
                <w:sz w:val="20"/>
              </w:rPr>
              <w:t>Graph Analytics — DS3</w:t>
            </w:r>
          </w:p>
        </w:tc>
        <w:tc>
          <w:tcPr>
            <w:tcW w:type="dxa" w:w="3168"/>
          </w:tcPr>
          <w:p>
            <w:r>
              <w:rPr>
                <w:sz w:val="20"/>
              </w:rPr>
              <w:t>MULTI_HOP_NETWORK on 3-vendor ring</w:t>
            </w:r>
          </w:p>
        </w:tc>
        <w:tc>
          <w:tcPr>
            <w:tcW w:type="dxa" w:w="2592"/>
          </w:tcPr>
          <w:p>
            <w:r>
              <w:rPr>
                <w:sz w:val="20"/>
              </w:rPr>
              <w:t>Ring correctly identified; CRITICAL classification; score 90/100</w:t>
            </w:r>
          </w:p>
        </w:tc>
        <w:tc>
          <w:tcPr>
            <w:tcW w:type="dxa" w:w="2448"/>
          </w:tcPr>
          <w:p>
            <w:r>
              <w:rPr>
                <w:sz w:val="20"/>
              </w:rPr>
              <w:t>PASS</w:t>
            </w:r>
          </w:p>
        </w:tc>
      </w:tr>
      <w:tr>
        <w:tc>
          <w:tcPr>
            <w:tcW w:type="dxa" w:w="2592"/>
          </w:tcPr>
          <w:p>
            <w:r>
              <w:rPr>
                <w:sz w:val="20"/>
              </w:rPr>
              <w:t>Clean Data Validation</w:t>
            </w:r>
          </w:p>
        </w:tc>
        <w:tc>
          <w:tcPr>
            <w:tcW w:type="dxa" w:w="3168"/>
          </w:tcPr>
          <w:p>
            <w:r>
              <w:rPr>
                <w:sz w:val="20"/>
              </w:rPr>
              <w:t>DS1 zero-alert test</w:t>
            </w:r>
          </w:p>
        </w:tc>
        <w:tc>
          <w:tcPr>
            <w:tcW w:type="dxa" w:w="2592"/>
          </w:tcPr>
          <w:p>
            <w:r>
              <w:rPr>
                <w:sz w:val="20"/>
              </w:rPr>
              <w:t>0 alerts on 25 clean transactions</w:t>
            </w:r>
          </w:p>
        </w:tc>
        <w:tc>
          <w:tcPr>
            <w:tcW w:type="dxa" w:w="2448"/>
          </w:tcPr>
          <w:p>
            <w:r>
              <w:rPr>
                <w:sz w:val="20"/>
              </w:rPr>
              <w:t>CRITICAL PASS — no false positives on clean data</w:t>
            </w:r>
          </w:p>
        </w:tc>
      </w:tr>
      <w:tr>
        <w:tc>
          <w:tcPr>
            <w:tcW w:type="dxa" w:w="2592"/>
          </w:tcPr>
          <w:p>
            <w:r>
              <w:rPr>
                <w:sz w:val="20"/>
              </w:rPr>
              <w:t>Total Fraud Exposure Detected</w:t>
            </w:r>
          </w:p>
        </w:tc>
        <w:tc>
          <w:tcPr>
            <w:tcW w:type="dxa" w:w="3168"/>
          </w:tcPr>
          <w:p>
            <w:r>
              <w:rPr>
                <w:sz w:val="20"/>
              </w:rPr>
              <w:t>Sum of flagged transaction amounts across DS2–DS6</w:t>
            </w:r>
          </w:p>
        </w:tc>
        <w:tc>
          <w:tcPr>
            <w:tcW w:type="dxa" w:w="2592"/>
          </w:tcPr>
          <w:p>
            <w:r>
              <w:rPr>
                <w:sz w:val="20"/>
              </w:rPr>
              <w:t>$18.94M across 150-transaction test portfolio</w:t>
            </w:r>
          </w:p>
        </w:tc>
        <w:tc>
          <w:tcPr>
            <w:tcW w:type="dxa" w:w="2448"/>
          </w:tcPr>
          <w:p>
            <w:r>
              <w:rPr>
                <w:sz w:val="20"/>
              </w:rPr>
              <w:t>Demonstrates financial materiality of detection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